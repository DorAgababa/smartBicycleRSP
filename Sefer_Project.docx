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53ECF6" w14:textId="6D7C30AB" w:rsidR="008604B2" w:rsidRPr="00AA62BB" w:rsidRDefault="004F32C9" w:rsidP="008604B2">
      <w:pPr>
        <w:bidi/>
        <w:spacing w:after="0" w:line="240" w:lineRule="auto"/>
        <w:ind w:left="72" w:right="72"/>
        <w:jc w:val="center"/>
        <w:rPr>
          <w:rFonts w:ascii="David" w:eastAsia="Times New Roman" w:hAnsi="David" w:cs="David"/>
          <w:color w:val="000099"/>
          <w:rtl/>
        </w:rPr>
      </w:pPr>
      <w:r>
        <w:rPr>
          <w:rFonts w:ascii="David" w:eastAsia="Times New Roman" w:hAnsi="David" w:cs="David" w:hint="cs"/>
          <w:caps/>
          <w:color w:val="000099"/>
          <w:kern w:val="22"/>
          <w:sz w:val="52"/>
          <w:szCs w:val="52"/>
          <w:rtl/>
          <w:lang w:val="he-IL" w:eastAsia="he-IL"/>
        </w:rPr>
        <w:t>מתקן פדלים חכם</w:t>
      </w:r>
    </w:p>
    <w:p w14:paraId="4AB6724F" w14:textId="77777777" w:rsidR="008604B2" w:rsidRPr="00AA62BB" w:rsidRDefault="008604B2" w:rsidP="008604B2">
      <w:pPr>
        <w:bidi/>
        <w:spacing w:after="0" w:line="240" w:lineRule="auto"/>
        <w:ind w:left="72" w:right="72"/>
        <w:jc w:val="center"/>
        <w:rPr>
          <w:rFonts w:ascii="David" w:eastAsia="Times New Roman" w:hAnsi="David" w:cs="David"/>
          <w:caps/>
          <w:color w:val="3E7718"/>
          <w:kern w:val="22"/>
          <w:sz w:val="52"/>
          <w:szCs w:val="52"/>
          <w:rtl/>
          <w:lang w:val="he-IL" w:eastAsia="he-IL"/>
        </w:rPr>
      </w:pPr>
    </w:p>
    <w:p w14:paraId="544C0B7A" w14:textId="301422A2" w:rsidR="008604B2" w:rsidRPr="00AA62BB" w:rsidRDefault="008604B2" w:rsidP="00914500">
      <w:pPr>
        <w:pStyle w:val="ae"/>
        <w:rPr>
          <w:rFonts w:ascii="David" w:hAnsi="David" w:cs="David"/>
          <w:sz w:val="28"/>
          <w:szCs w:val="28"/>
          <w:rtl/>
        </w:rPr>
      </w:pPr>
      <w:r w:rsidRPr="00AA62BB">
        <w:rPr>
          <w:rFonts w:ascii="David" w:hAnsi="David" w:cs="David"/>
          <w:sz w:val="28"/>
          <w:szCs w:val="28"/>
          <w:rtl/>
        </w:rPr>
        <w:t>ספר פרויקט - פרויקט גמר תשפ"</w:t>
      </w:r>
      <w:r w:rsidR="00914500">
        <w:rPr>
          <w:rFonts w:ascii="David" w:hAnsi="David" w:cs="David" w:hint="cs"/>
          <w:sz w:val="28"/>
          <w:szCs w:val="28"/>
          <w:rtl/>
        </w:rPr>
        <w:t>ד</w:t>
      </w:r>
    </w:p>
    <w:p w14:paraId="04612BCE" w14:textId="77777777" w:rsidR="008604B2" w:rsidRPr="00AA62BB" w:rsidRDefault="008604B2" w:rsidP="008604B2">
      <w:pPr>
        <w:pStyle w:val="ae"/>
        <w:rPr>
          <w:rFonts w:ascii="David" w:hAnsi="David" w:cs="David"/>
          <w:sz w:val="28"/>
          <w:szCs w:val="28"/>
          <w:rtl/>
        </w:rPr>
      </w:pPr>
    </w:p>
    <w:p w14:paraId="1EDA2134" w14:textId="77777777" w:rsidR="008604B2" w:rsidRPr="00AA62BB" w:rsidDel="00855F8E" w:rsidRDefault="008604B2" w:rsidP="008604B2">
      <w:pPr>
        <w:pStyle w:val="ae"/>
        <w:rPr>
          <w:rFonts w:ascii="David" w:hAnsi="David" w:cs="David"/>
          <w:sz w:val="28"/>
          <w:szCs w:val="28"/>
          <w:rtl/>
        </w:rPr>
      </w:pPr>
      <w:moveFromRangeStart w:id="0" w:author="ירון" w:date="2024-02-01T10:26:00Z" w:name="move157675609"/>
      <w:moveFrom w:id="1" w:author="ירון" w:date="2024-02-01T10:26:00Z">
        <w:r w:rsidRPr="00AA62BB" w:rsidDel="00855F8E">
          <w:rPr>
            <w:rFonts w:ascii="David" w:hAnsi="David" w:cs="David"/>
            <w:sz w:val="28"/>
            <w:szCs w:val="28"/>
            <w:rtl/>
          </w:rPr>
          <w:t>מנחה אקדמי: ד"ר ירון גולד</w:t>
        </w:r>
      </w:moveFrom>
    </w:p>
    <w:p w14:paraId="3138978A" w14:textId="77777777" w:rsidR="008604B2" w:rsidRPr="00AA62BB" w:rsidDel="00855F8E" w:rsidRDefault="008604B2" w:rsidP="008604B2">
      <w:pPr>
        <w:pStyle w:val="ae"/>
        <w:rPr>
          <w:rFonts w:ascii="David" w:hAnsi="David" w:cs="David"/>
          <w:sz w:val="28"/>
          <w:szCs w:val="28"/>
          <w:rtl/>
        </w:rPr>
      </w:pPr>
    </w:p>
    <w:moveFromRangeEnd w:id="0"/>
    <w:p w14:paraId="631A6631" w14:textId="531AA53F" w:rsidR="008604B2" w:rsidRPr="00AA62BB" w:rsidRDefault="008604B2" w:rsidP="00914500">
      <w:pPr>
        <w:pStyle w:val="ae"/>
        <w:rPr>
          <w:rFonts w:ascii="David" w:hAnsi="David" w:cs="David"/>
          <w:sz w:val="28"/>
          <w:szCs w:val="28"/>
          <w:rtl/>
        </w:rPr>
      </w:pPr>
      <w:r w:rsidRPr="00AA62BB">
        <w:rPr>
          <w:rFonts w:ascii="David" w:hAnsi="David" w:cs="David"/>
          <w:sz w:val="28"/>
          <w:szCs w:val="28"/>
          <w:rtl/>
        </w:rPr>
        <w:t>נעשה ב</w:t>
      </w:r>
      <w:ins w:id="2" w:author="ירון" w:date="2024-02-01T10:25:00Z">
        <w:r w:rsidR="00855F8E">
          <w:rPr>
            <w:rFonts w:ascii="David" w:hAnsi="David" w:cs="David" w:hint="cs"/>
            <w:sz w:val="28"/>
            <w:szCs w:val="28"/>
            <w:rtl/>
          </w:rPr>
          <w:t xml:space="preserve">יוזמה </w:t>
        </w:r>
      </w:ins>
      <w:del w:id="3" w:author="ירון" w:date="2024-02-01T10:26:00Z">
        <w:r w:rsidRPr="00AA62BB" w:rsidDel="00855F8E">
          <w:rPr>
            <w:rFonts w:ascii="David" w:hAnsi="David" w:cs="David"/>
            <w:sz w:val="28"/>
            <w:szCs w:val="28"/>
            <w:rtl/>
          </w:rPr>
          <w:delText xml:space="preserve">תמיכת </w:delText>
        </w:r>
      </w:del>
      <w:ins w:id="4" w:author="ירון" w:date="2024-02-01T10:26:00Z">
        <w:r w:rsidR="00855F8E">
          <w:rPr>
            <w:rFonts w:ascii="David" w:hAnsi="David" w:cs="David" w:hint="cs"/>
            <w:sz w:val="28"/>
            <w:szCs w:val="28"/>
            <w:rtl/>
          </w:rPr>
          <w:t>ו</w:t>
        </w:r>
        <w:r w:rsidR="00855F8E" w:rsidRPr="00AA62BB">
          <w:rPr>
            <w:rFonts w:ascii="David" w:hAnsi="David" w:cs="David"/>
            <w:sz w:val="28"/>
            <w:szCs w:val="28"/>
            <w:rtl/>
          </w:rPr>
          <w:t>תמיכ</w:t>
        </w:r>
        <w:r w:rsidR="00855F8E">
          <w:rPr>
            <w:rFonts w:ascii="David" w:hAnsi="David" w:cs="David" w:hint="cs"/>
            <w:sz w:val="28"/>
            <w:szCs w:val="28"/>
            <w:rtl/>
          </w:rPr>
          <w:t>ה של</w:t>
        </w:r>
        <w:r w:rsidR="00855F8E" w:rsidRPr="00AA62BB">
          <w:rPr>
            <w:rFonts w:ascii="David" w:hAnsi="David" w:cs="David"/>
            <w:sz w:val="28"/>
            <w:szCs w:val="28"/>
            <w:rtl/>
          </w:rPr>
          <w:t xml:space="preserve"> </w:t>
        </w:r>
      </w:ins>
      <w:r w:rsidRPr="00AA62BB">
        <w:rPr>
          <w:rFonts w:ascii="David" w:hAnsi="David" w:cs="David"/>
          <w:sz w:val="28"/>
          <w:szCs w:val="28"/>
          <w:rtl/>
        </w:rPr>
        <w:t>בית החולים</w:t>
      </w:r>
      <w:r w:rsidR="00914500">
        <w:rPr>
          <w:rFonts w:ascii="David" w:hAnsi="David" w:cs="David" w:hint="cs"/>
          <w:sz w:val="28"/>
          <w:szCs w:val="28"/>
          <w:rtl/>
        </w:rPr>
        <w:t xml:space="preserve"> שיקומי</w:t>
      </w:r>
      <w:r w:rsidRPr="00AA62BB">
        <w:rPr>
          <w:rFonts w:ascii="David" w:hAnsi="David" w:cs="David"/>
          <w:sz w:val="28"/>
          <w:szCs w:val="28"/>
          <w:rtl/>
        </w:rPr>
        <w:t xml:space="preserve"> "</w:t>
      </w:r>
      <w:r w:rsidR="00914500">
        <w:rPr>
          <w:rFonts w:ascii="David" w:hAnsi="David" w:cs="David" w:hint="cs"/>
          <w:sz w:val="28"/>
          <w:szCs w:val="28"/>
          <w:rtl/>
        </w:rPr>
        <w:t xml:space="preserve">בית </w:t>
      </w:r>
      <w:r w:rsidR="00914500" w:rsidRPr="00914500">
        <w:rPr>
          <w:rFonts w:ascii="David" w:hAnsi="David" w:cs="David"/>
          <w:sz w:val="28"/>
          <w:szCs w:val="28"/>
          <w:rtl/>
        </w:rPr>
        <w:t>לוינשטיין</w:t>
      </w:r>
      <w:r w:rsidRPr="00AA62BB">
        <w:rPr>
          <w:rFonts w:ascii="David" w:hAnsi="David" w:cs="David"/>
          <w:sz w:val="28"/>
          <w:szCs w:val="28"/>
          <w:rtl/>
        </w:rPr>
        <w:t>"</w:t>
      </w:r>
    </w:p>
    <w:p w14:paraId="06CF5692" w14:textId="77777777" w:rsidR="008604B2" w:rsidRPr="00AA62BB" w:rsidRDefault="008604B2" w:rsidP="008604B2">
      <w:pPr>
        <w:pStyle w:val="ae"/>
        <w:rPr>
          <w:rFonts w:ascii="David" w:hAnsi="David" w:cs="David"/>
          <w:sz w:val="28"/>
          <w:szCs w:val="28"/>
          <w:rtl/>
        </w:rPr>
      </w:pPr>
    </w:p>
    <w:p w14:paraId="5B38E0AD" w14:textId="77777777" w:rsidR="008604B2" w:rsidRPr="00AA62BB" w:rsidRDefault="008604B2" w:rsidP="008604B2">
      <w:pPr>
        <w:pStyle w:val="ae"/>
        <w:rPr>
          <w:rFonts w:ascii="David" w:hAnsi="David" w:cs="David"/>
          <w:sz w:val="28"/>
          <w:szCs w:val="28"/>
          <w:rtl/>
        </w:rPr>
      </w:pPr>
    </w:p>
    <w:p w14:paraId="30102B2F" w14:textId="6A7D9C7E" w:rsidR="008604B2" w:rsidRPr="00AA62BB" w:rsidRDefault="008604B2" w:rsidP="008604B2">
      <w:pPr>
        <w:pStyle w:val="ae"/>
        <w:rPr>
          <w:rFonts w:ascii="David" w:hAnsi="David" w:cs="David"/>
          <w:sz w:val="28"/>
          <w:szCs w:val="28"/>
          <w:rtl/>
        </w:rPr>
      </w:pPr>
      <w:r w:rsidRPr="00AA62BB">
        <w:rPr>
          <w:rFonts w:ascii="David" w:hAnsi="David" w:cs="David"/>
          <w:sz w:val="28"/>
          <w:szCs w:val="28"/>
          <w:rtl/>
        </w:rPr>
        <w:t>מגישים:</w:t>
      </w:r>
      <w:r w:rsidR="004F32C9">
        <w:rPr>
          <w:rFonts w:ascii="David" w:hAnsi="David" w:cs="David" w:hint="cs"/>
          <w:sz w:val="28"/>
          <w:szCs w:val="28"/>
          <w:rtl/>
        </w:rPr>
        <w:t xml:space="preserve"> דור אגבבה ודוד אילוז</w:t>
      </w:r>
    </w:p>
    <w:p w14:paraId="775577D9" w14:textId="05871CB9" w:rsidR="008604B2" w:rsidRPr="00AA62BB" w:rsidRDefault="004F32C9" w:rsidP="008604B2">
      <w:pPr>
        <w:shd w:val="clear" w:color="auto" w:fill="FFFFFF"/>
        <w:tabs>
          <w:tab w:val="num" w:pos="360"/>
        </w:tabs>
        <w:bidi/>
        <w:spacing w:before="100" w:beforeAutospacing="1" w:after="100" w:afterAutospacing="1" w:line="420" w:lineRule="atLeast"/>
        <w:contextualSpacing/>
        <w:rPr>
          <w:rFonts w:ascii="David" w:eastAsia="Times New Roman" w:hAnsi="David" w:cs="David"/>
          <w:rtl/>
        </w:rPr>
      </w:pPr>
      <w:r>
        <w:rPr>
          <w:rFonts w:ascii="David" w:eastAsia="Times New Roman" w:hAnsi="David" w:cs="David"/>
          <w:rtl/>
        </w:rPr>
        <w:tab/>
      </w:r>
      <w:r>
        <w:rPr>
          <w:rFonts w:ascii="David" w:eastAsia="Times New Roman" w:hAnsi="David" w:cs="David"/>
          <w:rtl/>
        </w:rPr>
        <w:tab/>
      </w:r>
    </w:p>
    <w:p w14:paraId="24E3AE81" w14:textId="77777777" w:rsidR="008604B2" w:rsidRPr="00AA62BB" w:rsidRDefault="008604B2" w:rsidP="008604B2">
      <w:pPr>
        <w:shd w:val="clear" w:color="auto" w:fill="FFFFFF"/>
        <w:tabs>
          <w:tab w:val="num" w:pos="360"/>
        </w:tabs>
        <w:bidi/>
        <w:spacing w:before="100" w:beforeAutospacing="1" w:after="100" w:afterAutospacing="1" w:line="420" w:lineRule="atLeast"/>
        <w:contextualSpacing/>
        <w:rPr>
          <w:rFonts w:ascii="David" w:eastAsia="Times New Roman" w:hAnsi="David" w:cs="David"/>
          <w:rtl/>
        </w:rPr>
      </w:pPr>
    </w:p>
    <w:p w14:paraId="4DAA4947" w14:textId="77777777" w:rsidR="00855F8E" w:rsidRPr="00AA62BB" w:rsidRDefault="00855F8E" w:rsidP="00855F8E">
      <w:pPr>
        <w:pStyle w:val="ae"/>
        <w:rPr>
          <w:rFonts w:ascii="David" w:hAnsi="David" w:cs="David"/>
          <w:sz w:val="28"/>
          <w:szCs w:val="28"/>
          <w:rtl/>
        </w:rPr>
      </w:pPr>
      <w:moveToRangeStart w:id="5" w:author="ירון" w:date="2024-02-01T10:26:00Z" w:name="move157675609"/>
      <w:moveTo w:id="6" w:author="ירון" w:date="2024-02-01T10:26:00Z">
        <w:r w:rsidRPr="00AA62BB">
          <w:rPr>
            <w:rFonts w:ascii="David" w:hAnsi="David" w:cs="David"/>
            <w:sz w:val="28"/>
            <w:szCs w:val="28"/>
            <w:rtl/>
          </w:rPr>
          <w:t>מנחה אקדמי: ד"ר ירון גולד</w:t>
        </w:r>
      </w:moveTo>
    </w:p>
    <w:p w14:paraId="18CA0E66" w14:textId="77777777" w:rsidR="00855F8E" w:rsidRPr="00AA62BB" w:rsidRDefault="00855F8E" w:rsidP="00855F8E">
      <w:pPr>
        <w:pStyle w:val="ae"/>
        <w:rPr>
          <w:rFonts w:ascii="David" w:hAnsi="David" w:cs="David"/>
          <w:sz w:val="28"/>
          <w:szCs w:val="28"/>
          <w:rtl/>
        </w:rPr>
      </w:pPr>
    </w:p>
    <w:moveToRangeEnd w:id="5"/>
    <w:p w14:paraId="1A971E39" w14:textId="77777777" w:rsidR="008604B2" w:rsidRPr="00AA62BB" w:rsidRDefault="008604B2" w:rsidP="008604B2">
      <w:pPr>
        <w:shd w:val="clear" w:color="auto" w:fill="FFFFFF"/>
        <w:tabs>
          <w:tab w:val="num" w:pos="360"/>
        </w:tabs>
        <w:bidi/>
        <w:spacing w:before="100" w:beforeAutospacing="1" w:after="100" w:afterAutospacing="1" w:line="420" w:lineRule="atLeast"/>
        <w:contextualSpacing/>
        <w:rPr>
          <w:rFonts w:ascii="David" w:eastAsia="Times New Roman" w:hAnsi="David" w:cs="David"/>
          <w:rtl/>
        </w:rPr>
      </w:pPr>
    </w:p>
    <w:p w14:paraId="326F28E8" w14:textId="77777777" w:rsidR="008604B2" w:rsidRPr="00AA62BB" w:rsidRDefault="008604B2" w:rsidP="008604B2">
      <w:pPr>
        <w:shd w:val="clear" w:color="auto" w:fill="FFFFFF"/>
        <w:tabs>
          <w:tab w:val="num" w:pos="360"/>
        </w:tabs>
        <w:bidi/>
        <w:spacing w:before="100" w:beforeAutospacing="1" w:after="100" w:afterAutospacing="1" w:line="420" w:lineRule="atLeast"/>
        <w:contextualSpacing/>
        <w:jc w:val="center"/>
        <w:rPr>
          <w:rFonts w:ascii="David" w:eastAsia="Times New Roman" w:hAnsi="David" w:cs="David"/>
          <w:b/>
          <w:bCs/>
          <w:rtl/>
        </w:rPr>
      </w:pPr>
      <w:r w:rsidRPr="00AA62BB">
        <w:rPr>
          <w:rFonts w:ascii="David" w:eastAsia="Times New Roman" w:hAnsi="David" w:cs="David"/>
          <w:b/>
          <w:bCs/>
          <w:rtl/>
        </w:rPr>
        <w:t>חתימת המנחה</w:t>
      </w:r>
    </w:p>
    <w:p w14:paraId="6D810899" w14:textId="77777777" w:rsidR="008604B2" w:rsidRPr="00AA62BB" w:rsidRDefault="008604B2" w:rsidP="008604B2">
      <w:pPr>
        <w:shd w:val="clear" w:color="auto" w:fill="FFFFFF"/>
        <w:tabs>
          <w:tab w:val="num" w:pos="360"/>
        </w:tabs>
        <w:bidi/>
        <w:spacing w:before="100" w:beforeAutospacing="1" w:after="100" w:afterAutospacing="1" w:line="420" w:lineRule="atLeast"/>
        <w:contextualSpacing/>
        <w:jc w:val="center"/>
        <w:rPr>
          <w:rFonts w:ascii="David" w:eastAsia="Times New Roman" w:hAnsi="David" w:cs="David"/>
          <w:b/>
          <w:bCs/>
          <w:u w:val="single"/>
          <w:rtl/>
        </w:rPr>
      </w:pPr>
      <w:r w:rsidRPr="00AA62BB">
        <w:rPr>
          <w:rFonts w:ascii="David" w:eastAsia="Times New Roman" w:hAnsi="David" w:cs="David"/>
          <w:b/>
          <w:bCs/>
          <w:u w:val="single"/>
          <w:rtl/>
        </w:rPr>
        <w:t xml:space="preserve">                                                   </w:t>
      </w:r>
      <w:r w:rsidRPr="00AA62BB">
        <w:rPr>
          <w:rFonts w:ascii="David" w:eastAsia="Times New Roman" w:hAnsi="David" w:cs="David"/>
          <w:b/>
          <w:bCs/>
          <w:color w:val="FFFFFF" w:themeColor="background1"/>
          <w:u w:val="single"/>
          <w:rtl/>
        </w:rPr>
        <w:t>.</w:t>
      </w:r>
    </w:p>
    <w:p w14:paraId="0A33B7E4" w14:textId="77777777" w:rsidR="008604B2" w:rsidRPr="00AA62BB" w:rsidRDefault="008604B2" w:rsidP="008604B2">
      <w:pPr>
        <w:shd w:val="clear" w:color="auto" w:fill="FFFFFF"/>
        <w:tabs>
          <w:tab w:val="num" w:pos="360"/>
        </w:tabs>
        <w:bidi/>
        <w:spacing w:before="100" w:beforeAutospacing="1" w:after="100" w:afterAutospacing="1" w:line="420" w:lineRule="atLeast"/>
        <w:contextualSpacing/>
        <w:rPr>
          <w:rFonts w:ascii="David" w:eastAsia="Times New Roman" w:hAnsi="David" w:cs="David"/>
          <w:rtl/>
        </w:rPr>
      </w:pPr>
    </w:p>
    <w:p w14:paraId="7D22654A" w14:textId="77777777" w:rsidR="008604B2" w:rsidRPr="00AA62BB" w:rsidRDefault="008604B2" w:rsidP="008604B2">
      <w:pPr>
        <w:shd w:val="clear" w:color="auto" w:fill="FFFFFF"/>
        <w:tabs>
          <w:tab w:val="num" w:pos="360"/>
        </w:tabs>
        <w:bidi/>
        <w:spacing w:before="100" w:beforeAutospacing="1" w:after="100" w:afterAutospacing="1" w:line="420" w:lineRule="atLeast"/>
        <w:contextualSpacing/>
        <w:rPr>
          <w:rFonts w:ascii="David" w:eastAsia="Times New Roman" w:hAnsi="David" w:cs="David"/>
          <w:rtl/>
        </w:rPr>
      </w:pPr>
    </w:p>
    <w:p w14:paraId="2B94C251" w14:textId="77777777" w:rsidR="008604B2" w:rsidRPr="00AA62BB" w:rsidRDefault="008604B2" w:rsidP="008604B2">
      <w:pPr>
        <w:shd w:val="clear" w:color="auto" w:fill="FFFFFF"/>
        <w:tabs>
          <w:tab w:val="num" w:pos="360"/>
        </w:tabs>
        <w:bidi/>
        <w:spacing w:before="100" w:beforeAutospacing="1" w:after="100" w:afterAutospacing="1" w:line="420" w:lineRule="atLeast"/>
        <w:contextualSpacing/>
        <w:rPr>
          <w:rFonts w:ascii="David" w:eastAsia="Times New Roman" w:hAnsi="David" w:cs="David"/>
          <w:rtl/>
        </w:rPr>
      </w:pPr>
    </w:p>
    <w:p w14:paraId="04EF6FC7" w14:textId="77777777" w:rsidR="008604B2" w:rsidRPr="00AA62BB" w:rsidRDefault="008604B2" w:rsidP="008604B2">
      <w:pPr>
        <w:shd w:val="clear" w:color="auto" w:fill="FFFFFF"/>
        <w:tabs>
          <w:tab w:val="num" w:pos="360"/>
        </w:tabs>
        <w:bidi/>
        <w:spacing w:before="100" w:beforeAutospacing="1" w:after="100" w:afterAutospacing="1" w:line="420" w:lineRule="atLeast"/>
        <w:contextualSpacing/>
        <w:rPr>
          <w:rFonts w:ascii="David" w:eastAsia="Times New Roman" w:hAnsi="David" w:cs="David"/>
          <w:b/>
          <w:bCs/>
          <w:color w:val="000099"/>
          <w:sz w:val="24"/>
          <w:szCs w:val="24"/>
          <w:rtl/>
        </w:rPr>
      </w:pPr>
      <w:r w:rsidRPr="00AA62BB">
        <w:rPr>
          <w:rFonts w:ascii="David" w:eastAsia="Times New Roman" w:hAnsi="David" w:cs="David"/>
          <w:b/>
          <w:bCs/>
          <w:color w:val="000099"/>
          <w:rtl/>
        </w:rPr>
        <w:t>ניהול גרסאות:</w:t>
      </w:r>
    </w:p>
    <w:tbl>
      <w:tblPr>
        <w:tblStyle w:val="YinnonsTable1"/>
        <w:bidiVisual/>
        <w:tblW w:w="8934" w:type="dxa"/>
        <w:tblInd w:w="-265" w:type="dxa"/>
        <w:tblLook w:val="04A0" w:firstRow="1" w:lastRow="0" w:firstColumn="1" w:lastColumn="0" w:noHBand="0" w:noVBand="1"/>
      </w:tblPr>
      <w:tblGrid>
        <w:gridCol w:w="854"/>
        <w:gridCol w:w="1419"/>
        <w:gridCol w:w="2413"/>
        <w:gridCol w:w="4248"/>
      </w:tblGrid>
      <w:tr w:rsidR="008604B2" w:rsidRPr="00AA62BB" w14:paraId="452F9634" w14:textId="77777777" w:rsidTr="004F3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709FCA4E" w14:textId="77777777" w:rsidR="008604B2" w:rsidRPr="00AA62BB" w:rsidRDefault="008604B2" w:rsidP="005672A5">
            <w:pPr>
              <w:spacing w:line="276" w:lineRule="auto"/>
              <w:contextualSpacing/>
              <w:rPr>
                <w:rFonts w:ascii="David" w:hAnsi="David" w:cs="David"/>
                <w:rtl/>
              </w:rPr>
            </w:pPr>
            <w:r w:rsidRPr="00AA62BB">
              <w:rPr>
                <w:rFonts w:ascii="David" w:hAnsi="David" w:cs="David"/>
                <w:rtl/>
              </w:rPr>
              <w:t>מס' גרסה</w:t>
            </w:r>
          </w:p>
        </w:tc>
        <w:tc>
          <w:tcPr>
            <w:tcW w:w="1419" w:type="dxa"/>
          </w:tcPr>
          <w:p w14:paraId="3D210833" w14:textId="77777777" w:rsidR="008604B2" w:rsidRPr="00AA62BB" w:rsidRDefault="008604B2" w:rsidP="005672A5">
            <w:pPr>
              <w:spacing w:line="276" w:lineRule="auto"/>
              <w:contextualSpacing/>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AA62BB">
              <w:rPr>
                <w:rFonts w:ascii="David" w:hAnsi="David" w:cs="David"/>
                <w:rtl/>
              </w:rPr>
              <w:t>תאריך</w:t>
            </w:r>
          </w:p>
        </w:tc>
        <w:tc>
          <w:tcPr>
            <w:tcW w:w="2413" w:type="dxa"/>
          </w:tcPr>
          <w:p w14:paraId="37445BBA" w14:textId="77777777" w:rsidR="008604B2" w:rsidRPr="00AA62BB" w:rsidRDefault="008604B2" w:rsidP="005672A5">
            <w:pPr>
              <w:spacing w:line="276" w:lineRule="auto"/>
              <w:contextualSpacing/>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AA62BB">
              <w:rPr>
                <w:rFonts w:ascii="David" w:hAnsi="David" w:cs="David"/>
                <w:rtl/>
              </w:rPr>
              <w:t>עודכן על ידי</w:t>
            </w:r>
          </w:p>
        </w:tc>
        <w:tc>
          <w:tcPr>
            <w:tcW w:w="4248" w:type="dxa"/>
          </w:tcPr>
          <w:p w14:paraId="547FC82F" w14:textId="77777777" w:rsidR="008604B2" w:rsidRPr="00AA62BB" w:rsidRDefault="008604B2" w:rsidP="005672A5">
            <w:pPr>
              <w:spacing w:line="276" w:lineRule="auto"/>
              <w:contextualSpacing/>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AA62BB">
              <w:rPr>
                <w:rFonts w:ascii="David" w:hAnsi="David" w:cs="David"/>
                <w:rtl/>
              </w:rPr>
              <w:t>הערות</w:t>
            </w:r>
          </w:p>
        </w:tc>
      </w:tr>
      <w:tr w:rsidR="008604B2" w:rsidRPr="00AA62BB" w14:paraId="1871AA0A" w14:textId="77777777" w:rsidTr="004F32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4DA22EA5" w14:textId="77777777" w:rsidR="008604B2" w:rsidRPr="00AA62BB" w:rsidRDefault="008604B2" w:rsidP="005672A5">
            <w:pPr>
              <w:spacing w:line="276" w:lineRule="auto"/>
              <w:contextualSpacing/>
              <w:rPr>
                <w:rFonts w:ascii="David" w:hAnsi="David" w:cs="David"/>
                <w:rtl/>
              </w:rPr>
            </w:pPr>
            <w:r w:rsidRPr="00AA62BB">
              <w:rPr>
                <w:rFonts w:ascii="David" w:hAnsi="David" w:cs="David"/>
                <w:rtl/>
              </w:rPr>
              <w:t>1.0</w:t>
            </w:r>
          </w:p>
        </w:tc>
        <w:tc>
          <w:tcPr>
            <w:tcW w:w="1419" w:type="dxa"/>
          </w:tcPr>
          <w:p w14:paraId="61E43D0A" w14:textId="2BE5CE84" w:rsidR="008604B2" w:rsidRPr="00AA62BB" w:rsidRDefault="004F32C9" w:rsidP="004F32C9">
            <w:pPr>
              <w:spacing w:line="276" w:lineRule="auto"/>
              <w:contextualSpacing/>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14</w:t>
            </w:r>
            <w:r w:rsidR="008604B2" w:rsidRPr="00AA62BB">
              <w:rPr>
                <w:rFonts w:ascii="David" w:hAnsi="David" w:cs="David"/>
                <w:rtl/>
              </w:rPr>
              <w:t xml:space="preserve"> </w:t>
            </w:r>
            <w:r>
              <w:rPr>
                <w:rFonts w:ascii="David" w:hAnsi="David" w:cs="David" w:hint="cs"/>
                <w:rtl/>
              </w:rPr>
              <w:t>ספטמבר</w:t>
            </w:r>
            <w:r w:rsidR="008604B2" w:rsidRPr="00AA62BB">
              <w:rPr>
                <w:rFonts w:ascii="David" w:hAnsi="David" w:cs="David"/>
                <w:rtl/>
              </w:rPr>
              <w:t xml:space="preserve"> 202</w:t>
            </w:r>
            <w:r>
              <w:rPr>
                <w:rFonts w:ascii="David" w:hAnsi="David" w:cs="David" w:hint="cs"/>
                <w:rtl/>
              </w:rPr>
              <w:t>4</w:t>
            </w:r>
          </w:p>
        </w:tc>
        <w:tc>
          <w:tcPr>
            <w:tcW w:w="2413" w:type="dxa"/>
          </w:tcPr>
          <w:p w14:paraId="0C06A551" w14:textId="77777777" w:rsidR="008604B2" w:rsidRPr="00AA62BB" w:rsidRDefault="00A946CE" w:rsidP="005672A5">
            <w:pPr>
              <w:spacing w:line="276" w:lineRule="auto"/>
              <w:contextualSpacing/>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 xml:space="preserve"> </w:t>
            </w:r>
          </w:p>
        </w:tc>
        <w:tc>
          <w:tcPr>
            <w:tcW w:w="4248" w:type="dxa"/>
          </w:tcPr>
          <w:p w14:paraId="7600D17D" w14:textId="77777777" w:rsidR="008604B2" w:rsidRPr="00AA62BB" w:rsidRDefault="008604B2" w:rsidP="005672A5">
            <w:pPr>
              <w:spacing w:line="276" w:lineRule="auto"/>
              <w:contextualSpacing/>
              <w:cnfStyle w:val="100000000000" w:firstRow="1" w:lastRow="0" w:firstColumn="0" w:lastColumn="0" w:oddVBand="0" w:evenVBand="0" w:oddHBand="0" w:evenHBand="0" w:firstRowFirstColumn="0" w:firstRowLastColumn="0" w:lastRowFirstColumn="0" w:lastRowLastColumn="0"/>
              <w:rPr>
                <w:rFonts w:ascii="David" w:hAnsi="David" w:cs="David"/>
                <w:rtl/>
              </w:rPr>
            </w:pPr>
            <w:r w:rsidRPr="00AA62BB">
              <w:rPr>
                <w:rFonts w:ascii="David" w:hAnsi="David" w:cs="David"/>
                <w:rtl/>
              </w:rPr>
              <w:t>גרסה ראשונה</w:t>
            </w:r>
          </w:p>
        </w:tc>
      </w:tr>
    </w:tbl>
    <w:p w14:paraId="6AE0A986" w14:textId="3C2DDD09" w:rsidR="008604B2" w:rsidRDefault="008604B2" w:rsidP="005672A5">
      <w:pPr>
        <w:bidi/>
        <w:spacing w:line="276" w:lineRule="auto"/>
        <w:contextualSpacing/>
        <w:rPr>
          <w:rFonts w:ascii="David" w:hAnsi="David" w:cs="David"/>
          <w:sz w:val="24"/>
          <w:szCs w:val="24"/>
          <w:rtl/>
        </w:rPr>
      </w:pPr>
    </w:p>
    <w:p w14:paraId="46857B5C" w14:textId="0ABAD5B3" w:rsidR="004F32C9" w:rsidRDefault="004F32C9" w:rsidP="004F32C9">
      <w:pPr>
        <w:bidi/>
        <w:spacing w:line="276" w:lineRule="auto"/>
        <w:contextualSpacing/>
        <w:rPr>
          <w:rFonts w:ascii="David" w:hAnsi="David" w:cs="David"/>
          <w:sz w:val="24"/>
          <w:szCs w:val="24"/>
          <w:rtl/>
        </w:rPr>
      </w:pPr>
    </w:p>
    <w:p w14:paraId="3CA4E688" w14:textId="7C9850A2" w:rsidR="004F32C9" w:rsidRDefault="004F32C9" w:rsidP="004F32C9">
      <w:pPr>
        <w:bidi/>
        <w:spacing w:line="276" w:lineRule="auto"/>
        <w:contextualSpacing/>
        <w:rPr>
          <w:rFonts w:ascii="David" w:hAnsi="David" w:cs="David"/>
          <w:sz w:val="24"/>
          <w:szCs w:val="24"/>
          <w:rtl/>
        </w:rPr>
      </w:pPr>
    </w:p>
    <w:p w14:paraId="7A5A442B" w14:textId="77777777" w:rsidR="007F6517" w:rsidRPr="00AA62BB" w:rsidRDefault="007F6517" w:rsidP="007F6517">
      <w:pPr>
        <w:bidi/>
        <w:spacing w:line="276" w:lineRule="auto"/>
        <w:contextualSpacing/>
        <w:rPr>
          <w:rFonts w:ascii="David" w:hAnsi="David" w:cs="David"/>
          <w:sz w:val="24"/>
          <w:szCs w:val="24"/>
        </w:rPr>
      </w:pPr>
    </w:p>
    <w:p w14:paraId="2230138B" w14:textId="6416706A" w:rsidR="00980017" w:rsidRPr="00AA62BB" w:rsidRDefault="00980017" w:rsidP="005E06C8">
      <w:pPr>
        <w:bidi/>
        <w:spacing w:line="276" w:lineRule="auto"/>
        <w:contextualSpacing/>
        <w:jc w:val="center"/>
        <w:rPr>
          <w:rFonts w:ascii="David" w:hAnsi="David" w:cs="David"/>
        </w:rPr>
      </w:pPr>
    </w:p>
    <w:p w14:paraId="296A78A4" w14:textId="77777777" w:rsidR="002C5CA3" w:rsidRPr="00AA62BB" w:rsidRDefault="002C5CA3" w:rsidP="00327B03">
      <w:pPr>
        <w:bidi/>
        <w:spacing w:line="276" w:lineRule="auto"/>
        <w:contextualSpacing/>
        <w:rPr>
          <w:rFonts w:ascii="David" w:hAnsi="David" w:cs="David"/>
          <w:sz w:val="24"/>
          <w:szCs w:val="24"/>
          <w:rtl/>
        </w:rPr>
      </w:pPr>
    </w:p>
    <w:p w14:paraId="74A2E771" w14:textId="2AD52E64" w:rsidR="002C5CA3" w:rsidRPr="00B15F6B" w:rsidRDefault="002A4BB5" w:rsidP="002A4BB5">
      <w:pPr>
        <w:spacing w:line="276" w:lineRule="auto"/>
        <w:contextualSpacing/>
        <w:jc w:val="right"/>
        <w:rPr>
          <w:rFonts w:ascii="David" w:hAnsi="David" w:cs="David"/>
          <w:b/>
          <w:bCs/>
          <w:sz w:val="32"/>
          <w:szCs w:val="32"/>
          <w:rtl/>
        </w:rPr>
      </w:pPr>
      <w:r w:rsidRPr="00B15F6B">
        <w:rPr>
          <w:rFonts w:ascii="David" w:hAnsi="David" w:cs="David" w:hint="cs"/>
          <w:b/>
          <w:bCs/>
          <w:sz w:val="32"/>
          <w:szCs w:val="32"/>
          <w:rtl/>
        </w:rPr>
        <w:lastRenderedPageBreak/>
        <w:t>תוכן עניינים:</w:t>
      </w:r>
    </w:p>
    <w:sdt>
      <w:sdtPr>
        <w:rPr>
          <w:rFonts w:asciiTheme="minorHAnsi" w:eastAsiaTheme="minorHAnsi" w:hAnsiTheme="minorHAnsi" w:cstheme="minorBidi"/>
          <w:color w:val="auto"/>
          <w:sz w:val="22"/>
          <w:szCs w:val="22"/>
          <w:cs w:val="0"/>
          <w:lang w:val="he-IL"/>
        </w:rPr>
        <w:id w:val="-2007970291"/>
        <w:docPartObj>
          <w:docPartGallery w:val="Table of Contents"/>
          <w:docPartUnique/>
        </w:docPartObj>
      </w:sdtPr>
      <w:sdtEndPr>
        <w:rPr>
          <w:cs/>
          <w:lang w:val="en-US"/>
        </w:rPr>
      </w:sdtEndPr>
      <w:sdtContent>
        <w:p w14:paraId="6445F184" w14:textId="23FD36B6" w:rsidR="008553CB" w:rsidRDefault="008553CB" w:rsidP="00BB0425">
          <w:pPr>
            <w:pStyle w:val="a7"/>
            <w:rPr>
              <w:cs w:val="0"/>
            </w:rPr>
          </w:pPr>
          <w:r>
            <w:rPr>
              <w:cs w:val="0"/>
              <w:lang w:val="he-IL"/>
            </w:rPr>
            <w:t>תוכן עניינים</w:t>
          </w:r>
        </w:p>
        <w:p w14:paraId="0A8B4984" w14:textId="4484BF64" w:rsidR="007F1365" w:rsidRDefault="008553CB" w:rsidP="007F1365">
          <w:pPr>
            <w:pStyle w:val="TOC1"/>
            <w:tabs>
              <w:tab w:val="left" w:pos="8183"/>
            </w:tabs>
            <w:bidi/>
            <w:jc w:val="left"/>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182072375" w:history="1">
            <w:r w:rsidR="007F1365" w:rsidRPr="007C68AF">
              <w:rPr>
                <w:rStyle w:val="Hyperlink"/>
                <w:rFonts w:ascii="David" w:hAnsi="David" w:cs="David"/>
                <w:noProof/>
              </w:rPr>
              <w:t>1.</w:t>
            </w:r>
            <w:r w:rsidR="007F1365">
              <w:rPr>
                <w:rFonts w:eastAsiaTheme="minorEastAsia" w:cstheme="minorBidi"/>
                <w:b w:val="0"/>
                <w:bCs w:val="0"/>
                <w:i w:val="0"/>
                <w:iCs w:val="0"/>
                <w:noProof/>
                <w:sz w:val="22"/>
                <w:szCs w:val="22"/>
              </w:rPr>
              <w:tab/>
            </w:r>
            <w:r w:rsidR="007F1365" w:rsidRPr="007C68AF">
              <w:rPr>
                <w:rStyle w:val="Hyperlink"/>
                <w:rFonts w:ascii="David" w:hAnsi="David" w:cs="David"/>
                <w:noProof/>
                <w:rtl/>
              </w:rPr>
              <w:t>תקציר</w:t>
            </w:r>
            <w:r w:rsidR="007F1365">
              <w:rPr>
                <w:rFonts w:hint="cs"/>
                <w:noProof/>
                <w:webHidden/>
                <w:rtl/>
              </w:rPr>
              <w:t>.......................................................................................................</w:t>
            </w:r>
            <w:r w:rsidR="007F1365">
              <w:rPr>
                <w:rStyle w:val="Hyperlink"/>
                <w:noProof/>
                <w:rtl/>
              </w:rPr>
              <w:fldChar w:fldCharType="begin"/>
            </w:r>
            <w:r w:rsidR="007F1365">
              <w:rPr>
                <w:noProof/>
                <w:webHidden/>
              </w:rPr>
              <w:instrText xml:space="preserve"> PAGEREF _Toc182072375 \h </w:instrText>
            </w:r>
            <w:r w:rsidR="007F1365">
              <w:rPr>
                <w:rStyle w:val="Hyperlink"/>
                <w:noProof/>
                <w:rtl/>
              </w:rPr>
            </w:r>
            <w:r w:rsidR="007F1365">
              <w:rPr>
                <w:rStyle w:val="Hyperlink"/>
                <w:noProof/>
                <w:rtl/>
              </w:rPr>
              <w:fldChar w:fldCharType="separate"/>
            </w:r>
            <w:r w:rsidR="007F1365">
              <w:rPr>
                <w:noProof/>
                <w:webHidden/>
              </w:rPr>
              <w:t>2</w:t>
            </w:r>
            <w:r w:rsidR="007F1365">
              <w:rPr>
                <w:rStyle w:val="Hyperlink"/>
                <w:noProof/>
                <w:rtl/>
              </w:rPr>
              <w:fldChar w:fldCharType="end"/>
            </w:r>
          </w:hyperlink>
        </w:p>
        <w:p w14:paraId="1C8FF6C4" w14:textId="24931246" w:rsidR="007F1365" w:rsidRDefault="007F1365" w:rsidP="007F1365">
          <w:pPr>
            <w:pStyle w:val="TOC2"/>
            <w:rPr>
              <w:rFonts w:eastAsiaTheme="minorEastAsia" w:cstheme="minorBidi"/>
              <w:b w:val="0"/>
              <w:bCs w:val="0"/>
              <w:noProof/>
            </w:rPr>
          </w:pPr>
          <w:hyperlink w:anchor="_Toc182072376" w:history="1">
            <w:r w:rsidRPr="007C68AF">
              <w:rPr>
                <w:rStyle w:val="Hyperlink"/>
                <w:rFonts w:ascii="David" w:hAnsi="David" w:cs="David"/>
                <w:noProof/>
              </w:rPr>
              <w:t>1.1.</w:t>
            </w:r>
            <w:r>
              <w:rPr>
                <w:rFonts w:eastAsiaTheme="minorEastAsia" w:cstheme="minorBidi"/>
                <w:b w:val="0"/>
                <w:bCs w:val="0"/>
                <w:noProof/>
              </w:rPr>
              <w:tab/>
            </w:r>
            <w:r w:rsidRPr="007C68AF">
              <w:rPr>
                <w:rStyle w:val="Hyperlink"/>
                <w:rFonts w:ascii="David" w:hAnsi="David" w:cs="David"/>
                <w:noProof/>
                <w:rtl/>
              </w:rPr>
              <w:t>תקציר בעברית</w:t>
            </w:r>
            <w:r>
              <w:rPr>
                <w:noProof/>
                <w:webHidden/>
              </w:rPr>
              <w:tab/>
            </w:r>
            <w:r>
              <w:rPr>
                <w:rStyle w:val="Hyperlink"/>
                <w:noProof/>
                <w:rtl/>
              </w:rPr>
              <w:fldChar w:fldCharType="begin"/>
            </w:r>
            <w:r>
              <w:rPr>
                <w:noProof/>
                <w:webHidden/>
              </w:rPr>
              <w:instrText xml:space="preserve"> PAGEREF _Toc182072376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59FA7E51" w14:textId="39FD5C40" w:rsidR="007F1365" w:rsidRDefault="007F1365" w:rsidP="007F1365">
          <w:pPr>
            <w:pStyle w:val="TOC2"/>
            <w:rPr>
              <w:rFonts w:eastAsiaTheme="minorEastAsia" w:cstheme="minorBidi"/>
              <w:b w:val="0"/>
              <w:bCs w:val="0"/>
              <w:noProof/>
            </w:rPr>
          </w:pPr>
          <w:hyperlink w:anchor="_Toc182072377" w:history="1">
            <w:r w:rsidRPr="007C68AF">
              <w:rPr>
                <w:rStyle w:val="Hyperlink"/>
                <w:rFonts w:ascii="David" w:hAnsi="David" w:cs="David"/>
                <w:noProof/>
                <w:rtl/>
              </w:rPr>
              <w:t>1.2.</w:t>
            </w:r>
            <w:r>
              <w:rPr>
                <w:rFonts w:eastAsiaTheme="minorEastAsia" w:cstheme="minorBidi"/>
                <w:b w:val="0"/>
                <w:bCs w:val="0"/>
                <w:noProof/>
              </w:rPr>
              <w:tab/>
            </w:r>
            <w:r w:rsidRPr="007C68AF">
              <w:rPr>
                <w:rStyle w:val="Hyperlink"/>
                <w:rFonts w:ascii="David" w:hAnsi="David" w:cs="David"/>
                <w:noProof/>
                <w:rtl/>
              </w:rPr>
              <w:t>תקציר באנגלית</w:t>
            </w:r>
            <w:r>
              <w:rPr>
                <w:noProof/>
                <w:webHidden/>
              </w:rPr>
              <w:tab/>
            </w:r>
            <w:r>
              <w:rPr>
                <w:rStyle w:val="Hyperlink"/>
                <w:noProof/>
                <w:rtl/>
              </w:rPr>
              <w:fldChar w:fldCharType="begin"/>
            </w:r>
            <w:r>
              <w:rPr>
                <w:noProof/>
                <w:webHidden/>
              </w:rPr>
              <w:instrText xml:space="preserve"> PAGEREF _Toc182072377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79CCBD58" w14:textId="3281BE1A" w:rsidR="007F1365" w:rsidRDefault="007F1365" w:rsidP="007F1365">
          <w:pPr>
            <w:pStyle w:val="TOC1"/>
            <w:tabs>
              <w:tab w:val="left" w:pos="2080"/>
            </w:tabs>
            <w:bidi/>
            <w:jc w:val="left"/>
            <w:rPr>
              <w:rFonts w:eastAsiaTheme="minorEastAsia" w:cstheme="minorBidi"/>
              <w:b w:val="0"/>
              <w:bCs w:val="0"/>
              <w:i w:val="0"/>
              <w:iCs w:val="0"/>
              <w:noProof/>
              <w:sz w:val="22"/>
              <w:szCs w:val="22"/>
            </w:rPr>
          </w:pPr>
          <w:hyperlink w:anchor="_Toc182072378" w:history="1">
            <w:r w:rsidRPr="007C68AF">
              <w:rPr>
                <w:rStyle w:val="Hyperlink"/>
                <w:rFonts w:ascii="David" w:eastAsia="Times New Roman" w:hAnsi="David" w:cs="David"/>
                <w:noProof/>
              </w:rPr>
              <w:t>2.</w:t>
            </w:r>
            <w:r>
              <w:rPr>
                <w:rFonts w:eastAsiaTheme="minorEastAsia" w:cstheme="minorBidi"/>
                <w:b w:val="0"/>
                <w:bCs w:val="0"/>
                <w:i w:val="0"/>
                <w:iCs w:val="0"/>
                <w:noProof/>
                <w:sz w:val="22"/>
                <w:szCs w:val="22"/>
              </w:rPr>
              <w:tab/>
            </w:r>
            <w:r w:rsidRPr="007C68AF">
              <w:rPr>
                <w:rStyle w:val="Hyperlink"/>
                <w:rFonts w:ascii="David" w:hAnsi="David" w:cs="David"/>
                <w:noProof/>
                <w:rtl/>
              </w:rPr>
              <w:t>טב</w:t>
            </w:r>
            <w:r w:rsidRPr="007C68AF">
              <w:rPr>
                <w:rStyle w:val="Hyperlink"/>
                <w:rFonts w:ascii="David" w:eastAsia="Times New Roman" w:hAnsi="David" w:cs="David"/>
                <w:noProof/>
                <w:rtl/>
              </w:rPr>
              <w:t>לאות ומונחים</w:t>
            </w:r>
            <w:r>
              <w:rPr>
                <w:noProof/>
                <w:webHidden/>
              </w:rPr>
              <w:tab/>
            </w:r>
            <w:r>
              <w:rPr>
                <w:rStyle w:val="Hyperlink"/>
                <w:noProof/>
                <w:rtl/>
              </w:rPr>
              <w:fldChar w:fldCharType="begin"/>
            </w:r>
            <w:r>
              <w:rPr>
                <w:noProof/>
                <w:webHidden/>
              </w:rPr>
              <w:instrText xml:space="preserve"> PAGEREF _Toc182072378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3E88C398" w14:textId="3310CE93" w:rsidR="007F1365" w:rsidRDefault="007F1365" w:rsidP="007F1365">
          <w:pPr>
            <w:pStyle w:val="TOC2"/>
            <w:rPr>
              <w:rFonts w:eastAsiaTheme="minorEastAsia" w:cstheme="minorBidi"/>
              <w:b w:val="0"/>
              <w:bCs w:val="0"/>
              <w:noProof/>
            </w:rPr>
          </w:pPr>
          <w:hyperlink w:anchor="_Toc182072379" w:history="1">
            <w:r w:rsidRPr="007C68AF">
              <w:rPr>
                <w:rStyle w:val="Hyperlink"/>
                <w:rFonts w:ascii="David" w:hAnsi="David" w:cs="David"/>
                <w:noProof/>
              </w:rPr>
              <w:t>2.1.</w:t>
            </w:r>
            <w:r>
              <w:rPr>
                <w:rFonts w:eastAsiaTheme="minorEastAsia" w:cstheme="minorBidi"/>
                <w:b w:val="0"/>
                <w:bCs w:val="0"/>
                <w:noProof/>
              </w:rPr>
              <w:tab/>
            </w:r>
            <w:r w:rsidRPr="007C68AF">
              <w:rPr>
                <w:rStyle w:val="Hyperlink"/>
                <w:rFonts w:ascii="David" w:eastAsia="Times New Roman" w:hAnsi="David" w:cs="David"/>
                <w:noProof/>
                <w:rtl/>
              </w:rPr>
              <w:t>טבלת איורים</w:t>
            </w:r>
            <w:r>
              <w:rPr>
                <w:noProof/>
                <w:webHidden/>
              </w:rPr>
              <w:tab/>
            </w:r>
            <w:r>
              <w:rPr>
                <w:rStyle w:val="Hyperlink"/>
                <w:noProof/>
                <w:rtl/>
              </w:rPr>
              <w:fldChar w:fldCharType="begin"/>
            </w:r>
            <w:r>
              <w:rPr>
                <w:noProof/>
                <w:webHidden/>
              </w:rPr>
              <w:instrText xml:space="preserve"> PAGEREF _Toc182072379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1FC463FB" w14:textId="299D7A4E" w:rsidR="007F1365" w:rsidRDefault="007F1365" w:rsidP="007F1365">
          <w:pPr>
            <w:pStyle w:val="TOC2"/>
            <w:rPr>
              <w:rFonts w:eastAsiaTheme="minorEastAsia" w:cstheme="minorBidi"/>
              <w:b w:val="0"/>
              <w:bCs w:val="0"/>
              <w:noProof/>
            </w:rPr>
          </w:pPr>
          <w:hyperlink w:anchor="_Toc182072380" w:history="1">
            <w:r w:rsidRPr="007C68AF">
              <w:rPr>
                <w:rStyle w:val="Hyperlink"/>
                <w:rFonts w:ascii="David" w:hAnsi="David" w:cs="David"/>
                <w:noProof/>
                <w:rtl/>
              </w:rPr>
              <w:t>2.2.  מ</w:t>
            </w:r>
            <w:r w:rsidRPr="007C68AF">
              <w:rPr>
                <w:rStyle w:val="Hyperlink"/>
                <w:rFonts w:ascii="David" w:eastAsia="Times New Roman" w:hAnsi="David" w:cs="David"/>
                <w:noProof/>
                <w:rtl/>
              </w:rPr>
              <w:t>ילון מושגים</w:t>
            </w:r>
            <w:r>
              <w:rPr>
                <w:noProof/>
                <w:webHidden/>
              </w:rPr>
              <w:t xml:space="preserve"> ……………………………………………………………………………………………………………….</w:t>
            </w:r>
            <w:r>
              <w:rPr>
                <w:noProof/>
                <w:webHidden/>
              </w:rPr>
              <w:tab/>
            </w:r>
            <w:r>
              <w:rPr>
                <w:rStyle w:val="Hyperlink"/>
                <w:noProof/>
                <w:rtl/>
              </w:rPr>
              <w:fldChar w:fldCharType="begin"/>
            </w:r>
            <w:r>
              <w:rPr>
                <w:noProof/>
                <w:webHidden/>
              </w:rPr>
              <w:instrText xml:space="preserve"> PAGEREF _Toc182072380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403408F4" w14:textId="6E4B8117" w:rsidR="007F1365" w:rsidRDefault="007F1365" w:rsidP="007F1365">
          <w:pPr>
            <w:pStyle w:val="TOC1"/>
            <w:tabs>
              <w:tab w:val="left" w:pos="8050"/>
            </w:tabs>
            <w:bidi/>
            <w:jc w:val="left"/>
            <w:rPr>
              <w:rFonts w:eastAsiaTheme="minorEastAsia" w:cstheme="minorBidi" w:hint="cs"/>
              <w:b w:val="0"/>
              <w:bCs w:val="0"/>
              <w:i w:val="0"/>
              <w:iCs w:val="0"/>
              <w:noProof/>
              <w:sz w:val="22"/>
              <w:szCs w:val="22"/>
            </w:rPr>
          </w:pPr>
          <w:hyperlink w:anchor="_Toc182072381" w:history="1">
            <w:r w:rsidRPr="007C68AF">
              <w:rPr>
                <w:rStyle w:val="Hyperlink"/>
                <w:rFonts w:ascii="David" w:hAnsi="David" w:cs="David"/>
                <w:noProof/>
              </w:rPr>
              <w:t>3.</w:t>
            </w:r>
            <w:r>
              <w:rPr>
                <w:rFonts w:eastAsiaTheme="minorEastAsia" w:cstheme="minorBidi"/>
                <w:b w:val="0"/>
                <w:bCs w:val="0"/>
                <w:i w:val="0"/>
                <w:iCs w:val="0"/>
                <w:noProof/>
                <w:sz w:val="22"/>
                <w:szCs w:val="22"/>
              </w:rPr>
              <w:tab/>
            </w:r>
            <w:r w:rsidRPr="007C68AF">
              <w:rPr>
                <w:rStyle w:val="Hyperlink"/>
                <w:rFonts w:ascii="David" w:hAnsi="David" w:cs="David"/>
                <w:noProof/>
                <w:rtl/>
              </w:rPr>
              <w:t>מבוא</w:t>
            </w:r>
            <w:r>
              <w:rPr>
                <w:rFonts w:hint="cs"/>
                <w:noProof/>
                <w:webHidden/>
                <w:rtl/>
              </w:rPr>
              <w:t>.........................................................................................................</w:t>
            </w:r>
            <w:r>
              <w:rPr>
                <w:rStyle w:val="Hyperlink"/>
                <w:noProof/>
                <w:rtl/>
              </w:rPr>
              <w:fldChar w:fldCharType="begin"/>
            </w:r>
            <w:r>
              <w:rPr>
                <w:noProof/>
                <w:webHidden/>
              </w:rPr>
              <w:instrText xml:space="preserve"> PAGEREF _Toc182072381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2748558E" w14:textId="6807389C" w:rsidR="007F1365" w:rsidRDefault="007F1365" w:rsidP="007F1365">
          <w:pPr>
            <w:pStyle w:val="TOC2"/>
            <w:rPr>
              <w:rFonts w:eastAsiaTheme="minorEastAsia" w:cstheme="minorBidi"/>
              <w:b w:val="0"/>
              <w:bCs w:val="0"/>
              <w:noProof/>
            </w:rPr>
          </w:pPr>
          <w:hyperlink w:anchor="_Toc182072383" w:history="1">
            <w:r w:rsidRPr="007C68AF">
              <w:rPr>
                <w:rStyle w:val="Hyperlink"/>
                <w:rFonts w:ascii="David" w:eastAsia="Times New Roman" w:hAnsi="David" w:cs="David"/>
                <w:noProof/>
              </w:rPr>
              <w:t>3.1.</w:t>
            </w:r>
            <w:r>
              <w:rPr>
                <w:rFonts w:eastAsiaTheme="minorEastAsia" w:cstheme="minorBidi"/>
                <w:b w:val="0"/>
                <w:bCs w:val="0"/>
                <w:noProof/>
              </w:rPr>
              <w:tab/>
            </w:r>
            <w:r w:rsidRPr="007C68AF">
              <w:rPr>
                <w:rStyle w:val="Hyperlink"/>
                <w:rFonts w:ascii="David" w:eastAsia="Times New Roman" w:hAnsi="David" w:cs="David"/>
                <w:noProof/>
                <w:rtl/>
              </w:rPr>
              <w:t>הגדרת הבעיה</w:t>
            </w:r>
            <w:r>
              <w:rPr>
                <w:noProof/>
                <w:webHidden/>
              </w:rPr>
              <w:tab/>
            </w:r>
            <w:r>
              <w:rPr>
                <w:rStyle w:val="Hyperlink"/>
                <w:noProof/>
                <w:rtl/>
              </w:rPr>
              <w:fldChar w:fldCharType="begin"/>
            </w:r>
            <w:r>
              <w:rPr>
                <w:noProof/>
                <w:webHidden/>
              </w:rPr>
              <w:instrText xml:space="preserve"> PAGEREF _Toc182072383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1D06E50E" w14:textId="1E8FCB69" w:rsidR="007F1365" w:rsidRDefault="007F1365" w:rsidP="007F1365">
          <w:pPr>
            <w:pStyle w:val="TOC1"/>
            <w:tabs>
              <w:tab w:val="left" w:pos="2007"/>
            </w:tabs>
            <w:bidi/>
            <w:jc w:val="left"/>
            <w:rPr>
              <w:rFonts w:eastAsiaTheme="minorEastAsia" w:cstheme="minorBidi"/>
              <w:b w:val="0"/>
              <w:bCs w:val="0"/>
              <w:i w:val="0"/>
              <w:iCs w:val="0"/>
              <w:noProof/>
              <w:sz w:val="22"/>
              <w:szCs w:val="22"/>
            </w:rPr>
          </w:pPr>
          <w:hyperlink w:anchor="_Toc182072384" w:history="1">
            <w:r w:rsidRPr="007C68AF">
              <w:rPr>
                <w:rStyle w:val="Hyperlink"/>
                <w:rFonts w:ascii="David" w:eastAsia="Times New Roman" w:hAnsi="David" w:cs="David"/>
                <w:noProof/>
              </w:rPr>
              <w:t>4.</w:t>
            </w:r>
            <w:r>
              <w:rPr>
                <w:rFonts w:eastAsiaTheme="minorEastAsia" w:cstheme="minorBidi"/>
                <w:b w:val="0"/>
                <w:bCs w:val="0"/>
                <w:i w:val="0"/>
                <w:iCs w:val="0"/>
                <w:noProof/>
                <w:sz w:val="22"/>
                <w:szCs w:val="22"/>
              </w:rPr>
              <w:tab/>
            </w:r>
            <w:r w:rsidRPr="007C68AF">
              <w:rPr>
                <w:rStyle w:val="Hyperlink"/>
                <w:rFonts w:ascii="David" w:eastAsia="Times New Roman" w:hAnsi="David" w:cs="David"/>
                <w:noProof/>
                <w:rtl/>
              </w:rPr>
              <w:t>מטרת הפרויקט</w:t>
            </w:r>
            <w:r>
              <w:rPr>
                <w:noProof/>
                <w:webHidden/>
              </w:rPr>
              <w:tab/>
            </w:r>
            <w:r>
              <w:rPr>
                <w:rStyle w:val="Hyperlink"/>
                <w:noProof/>
                <w:rtl/>
              </w:rPr>
              <w:fldChar w:fldCharType="begin"/>
            </w:r>
            <w:r>
              <w:rPr>
                <w:noProof/>
                <w:webHidden/>
              </w:rPr>
              <w:instrText xml:space="preserve"> PAGEREF _Toc182072384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2C8E13F7" w14:textId="32467829" w:rsidR="007F1365" w:rsidRDefault="007F1365" w:rsidP="007F1365">
          <w:pPr>
            <w:pStyle w:val="TOC1"/>
            <w:tabs>
              <w:tab w:val="left" w:pos="3535"/>
            </w:tabs>
            <w:bidi/>
            <w:jc w:val="left"/>
            <w:rPr>
              <w:rFonts w:eastAsiaTheme="minorEastAsia" w:cstheme="minorBidi"/>
              <w:b w:val="0"/>
              <w:bCs w:val="0"/>
              <w:i w:val="0"/>
              <w:iCs w:val="0"/>
              <w:noProof/>
              <w:sz w:val="22"/>
              <w:szCs w:val="22"/>
            </w:rPr>
          </w:pPr>
          <w:hyperlink w:anchor="_Toc182072385" w:history="1">
            <w:r w:rsidRPr="007C68AF">
              <w:rPr>
                <w:rStyle w:val="Hyperlink"/>
                <w:rFonts w:ascii="David" w:hAnsi="David" w:cs="David"/>
                <w:noProof/>
              </w:rPr>
              <w:t>5.</w:t>
            </w:r>
            <w:r>
              <w:rPr>
                <w:rFonts w:eastAsiaTheme="minorEastAsia" w:cstheme="minorBidi"/>
                <w:b w:val="0"/>
                <w:bCs w:val="0"/>
                <w:i w:val="0"/>
                <w:iCs w:val="0"/>
                <w:noProof/>
                <w:sz w:val="22"/>
                <w:szCs w:val="22"/>
              </w:rPr>
              <w:tab/>
            </w:r>
            <w:r w:rsidRPr="007C68AF">
              <w:rPr>
                <w:rStyle w:val="Hyperlink"/>
                <w:rFonts w:ascii="David" w:eastAsia="Times New Roman" w:hAnsi="David" w:cs="David"/>
                <w:noProof/>
                <w:rtl/>
              </w:rPr>
              <w:t>סקירת ספרות</w:t>
            </w:r>
            <w:r w:rsidRPr="007C68AF">
              <w:rPr>
                <w:rStyle w:val="Hyperlink"/>
                <w:rFonts w:ascii="David" w:hAnsi="David" w:cs="David"/>
                <w:noProof/>
                <w:rtl/>
              </w:rPr>
              <w:t xml:space="preserve"> – פתרונות קיימים</w:t>
            </w:r>
            <w:r>
              <w:rPr>
                <w:noProof/>
                <w:webHidden/>
              </w:rPr>
              <w:tab/>
            </w:r>
            <w:r>
              <w:rPr>
                <w:rStyle w:val="Hyperlink"/>
                <w:noProof/>
                <w:rtl/>
              </w:rPr>
              <w:fldChar w:fldCharType="begin"/>
            </w:r>
            <w:r>
              <w:rPr>
                <w:noProof/>
                <w:webHidden/>
              </w:rPr>
              <w:instrText xml:space="preserve"> PAGEREF _Toc182072385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61A0C850" w14:textId="74CC0DE6" w:rsidR="007F1365" w:rsidRDefault="007F1365" w:rsidP="007F1365">
          <w:pPr>
            <w:pStyle w:val="TOC1"/>
            <w:tabs>
              <w:tab w:val="left" w:pos="3123"/>
            </w:tabs>
            <w:bidi/>
            <w:jc w:val="left"/>
            <w:rPr>
              <w:rFonts w:eastAsiaTheme="minorEastAsia" w:cstheme="minorBidi"/>
              <w:b w:val="0"/>
              <w:bCs w:val="0"/>
              <w:i w:val="0"/>
              <w:iCs w:val="0"/>
              <w:noProof/>
              <w:sz w:val="22"/>
              <w:szCs w:val="22"/>
            </w:rPr>
          </w:pPr>
          <w:hyperlink w:anchor="_Toc182072386" w:history="1">
            <w:r w:rsidRPr="007C68AF">
              <w:rPr>
                <w:rStyle w:val="Hyperlink"/>
                <w:rFonts w:ascii="David" w:eastAsia="Times New Roman" w:hAnsi="David" w:cs="David"/>
                <w:noProof/>
              </w:rPr>
              <w:t>6.</w:t>
            </w:r>
            <w:r>
              <w:rPr>
                <w:rFonts w:eastAsiaTheme="minorEastAsia" w:cstheme="minorBidi"/>
                <w:b w:val="0"/>
                <w:bCs w:val="0"/>
                <w:i w:val="0"/>
                <w:iCs w:val="0"/>
                <w:noProof/>
                <w:sz w:val="22"/>
                <w:szCs w:val="22"/>
              </w:rPr>
              <w:tab/>
            </w:r>
            <w:r w:rsidRPr="007C68AF">
              <w:rPr>
                <w:rStyle w:val="Hyperlink"/>
                <w:rFonts w:ascii="David" w:eastAsia="Times New Roman" w:hAnsi="David" w:cs="David"/>
                <w:noProof/>
                <w:rtl/>
              </w:rPr>
              <w:t xml:space="preserve"> הפתרון המוצע-תיאור כללי:</w:t>
            </w:r>
            <w:r>
              <w:rPr>
                <w:noProof/>
                <w:webHidden/>
              </w:rPr>
              <w:tab/>
            </w:r>
            <w:r>
              <w:rPr>
                <w:rStyle w:val="Hyperlink"/>
                <w:noProof/>
                <w:rtl/>
              </w:rPr>
              <w:fldChar w:fldCharType="begin"/>
            </w:r>
            <w:r>
              <w:rPr>
                <w:noProof/>
                <w:webHidden/>
              </w:rPr>
              <w:instrText xml:space="preserve"> PAGEREF _Toc182072386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7031A03E" w14:textId="031855D5" w:rsidR="007F1365" w:rsidRDefault="007F1365" w:rsidP="007F1365">
          <w:pPr>
            <w:pStyle w:val="TOC1"/>
            <w:tabs>
              <w:tab w:val="left" w:pos="3521"/>
            </w:tabs>
            <w:bidi/>
            <w:jc w:val="left"/>
            <w:rPr>
              <w:rFonts w:eastAsiaTheme="minorEastAsia" w:cstheme="minorBidi"/>
              <w:b w:val="0"/>
              <w:bCs w:val="0"/>
              <w:i w:val="0"/>
              <w:iCs w:val="0"/>
              <w:noProof/>
              <w:sz w:val="22"/>
              <w:szCs w:val="22"/>
            </w:rPr>
          </w:pPr>
          <w:hyperlink w:anchor="_Toc182072387" w:history="1">
            <w:r w:rsidRPr="007C68AF">
              <w:rPr>
                <w:rStyle w:val="Hyperlink"/>
                <w:rFonts w:ascii="David" w:hAnsi="David" w:cs="David"/>
                <w:noProof/>
              </w:rPr>
              <w:t>7.</w:t>
            </w:r>
            <w:r>
              <w:rPr>
                <w:rFonts w:eastAsiaTheme="minorEastAsia" w:cstheme="minorBidi"/>
                <w:b w:val="0"/>
                <w:bCs w:val="0"/>
                <w:i w:val="0"/>
                <w:iCs w:val="0"/>
                <w:noProof/>
                <w:sz w:val="22"/>
                <w:szCs w:val="22"/>
              </w:rPr>
              <w:tab/>
            </w:r>
            <w:r w:rsidRPr="007C68AF">
              <w:rPr>
                <w:rStyle w:val="Hyperlink"/>
                <w:rFonts w:ascii="David" w:hAnsi="David" w:cs="David"/>
                <w:noProof/>
                <w:rtl/>
              </w:rPr>
              <w:t>מפרט התוצר המצופה מהפרויקט</w:t>
            </w:r>
            <w:r>
              <w:rPr>
                <w:noProof/>
                <w:webHidden/>
              </w:rPr>
              <w:tab/>
            </w:r>
            <w:r>
              <w:rPr>
                <w:rStyle w:val="Hyperlink"/>
                <w:noProof/>
                <w:rtl/>
              </w:rPr>
              <w:fldChar w:fldCharType="begin"/>
            </w:r>
            <w:r>
              <w:rPr>
                <w:noProof/>
                <w:webHidden/>
              </w:rPr>
              <w:instrText xml:space="preserve"> PAGEREF _Toc182072387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3ADD5C0A" w14:textId="20CAA5C7" w:rsidR="007F1365" w:rsidRDefault="007F1365" w:rsidP="007F1365">
          <w:pPr>
            <w:pStyle w:val="TOC2"/>
            <w:tabs>
              <w:tab w:val="left" w:pos="2814"/>
            </w:tabs>
            <w:rPr>
              <w:rFonts w:eastAsiaTheme="minorEastAsia" w:cstheme="minorBidi"/>
              <w:b w:val="0"/>
              <w:bCs w:val="0"/>
              <w:noProof/>
            </w:rPr>
          </w:pPr>
          <w:hyperlink w:anchor="_Toc182072388" w:history="1">
            <w:r w:rsidRPr="007C68AF">
              <w:rPr>
                <w:rStyle w:val="Hyperlink"/>
                <w:rFonts w:ascii="David" w:hAnsi="David" w:cs="David"/>
                <w:noProof/>
              </w:rPr>
              <w:t>7.1.</w:t>
            </w:r>
            <w:r>
              <w:rPr>
                <w:rFonts w:eastAsiaTheme="minorEastAsia" w:cstheme="minorBidi"/>
                <w:b w:val="0"/>
                <w:bCs w:val="0"/>
                <w:noProof/>
              </w:rPr>
              <w:tab/>
            </w:r>
            <w:r w:rsidRPr="007C68AF">
              <w:rPr>
                <w:rStyle w:val="Hyperlink"/>
                <w:rFonts w:ascii="David" w:hAnsi="David" w:cs="David"/>
                <w:noProof/>
                <w:rtl/>
              </w:rPr>
              <w:t>מפרט דרישות מהפרויקט</w:t>
            </w:r>
            <w:r>
              <w:rPr>
                <w:noProof/>
                <w:webHidden/>
              </w:rPr>
              <w:tab/>
            </w:r>
            <w:r>
              <w:rPr>
                <w:rStyle w:val="Hyperlink"/>
                <w:noProof/>
                <w:rtl/>
              </w:rPr>
              <w:fldChar w:fldCharType="begin"/>
            </w:r>
            <w:r>
              <w:rPr>
                <w:noProof/>
                <w:webHidden/>
              </w:rPr>
              <w:instrText xml:space="preserve"> PAGEREF _Toc182072388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5920CCAA" w14:textId="26136D59" w:rsidR="007F1365" w:rsidRDefault="007F1365" w:rsidP="007F1365">
          <w:pPr>
            <w:pStyle w:val="TOC1"/>
            <w:tabs>
              <w:tab w:val="left" w:pos="1768"/>
            </w:tabs>
            <w:bidi/>
            <w:jc w:val="left"/>
            <w:rPr>
              <w:rFonts w:eastAsiaTheme="minorEastAsia" w:cstheme="minorBidi"/>
              <w:b w:val="0"/>
              <w:bCs w:val="0"/>
              <w:i w:val="0"/>
              <w:iCs w:val="0"/>
              <w:noProof/>
              <w:sz w:val="22"/>
              <w:szCs w:val="22"/>
            </w:rPr>
          </w:pPr>
          <w:hyperlink w:anchor="_Toc182072389" w:history="1">
            <w:r w:rsidRPr="007C68AF">
              <w:rPr>
                <w:rStyle w:val="Hyperlink"/>
                <w:rFonts w:ascii="David" w:eastAsia="Times New Roman" w:hAnsi="David" w:cs="David"/>
                <w:noProof/>
              </w:rPr>
              <w:t>8.</w:t>
            </w:r>
            <w:r>
              <w:rPr>
                <w:rFonts w:eastAsiaTheme="minorEastAsia" w:cstheme="minorBidi"/>
                <w:b w:val="0"/>
                <w:bCs w:val="0"/>
                <w:i w:val="0"/>
                <w:iCs w:val="0"/>
                <w:noProof/>
                <w:sz w:val="22"/>
                <w:szCs w:val="22"/>
              </w:rPr>
              <w:tab/>
            </w:r>
            <w:r w:rsidRPr="007C68AF">
              <w:rPr>
                <w:rStyle w:val="Hyperlink"/>
                <w:rFonts w:ascii="David" w:eastAsia="Times New Roman" w:hAnsi="David" w:cs="David"/>
                <w:noProof/>
                <w:rtl/>
              </w:rPr>
              <w:t>תיאור המוצר</w:t>
            </w:r>
            <w:r>
              <w:rPr>
                <w:noProof/>
                <w:webHidden/>
              </w:rPr>
              <w:tab/>
            </w:r>
            <w:r>
              <w:rPr>
                <w:rStyle w:val="Hyperlink"/>
                <w:noProof/>
                <w:rtl/>
              </w:rPr>
              <w:fldChar w:fldCharType="begin"/>
            </w:r>
            <w:r>
              <w:rPr>
                <w:noProof/>
                <w:webHidden/>
              </w:rPr>
              <w:instrText xml:space="preserve"> PAGEREF _Toc182072389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5A587836" w14:textId="01B97BF4" w:rsidR="007F1365" w:rsidRDefault="007F1365" w:rsidP="007F1365">
          <w:pPr>
            <w:pStyle w:val="TOC2"/>
            <w:tabs>
              <w:tab w:val="left" w:pos="2516"/>
            </w:tabs>
            <w:rPr>
              <w:rFonts w:eastAsiaTheme="minorEastAsia" w:cstheme="minorBidi"/>
              <w:b w:val="0"/>
              <w:bCs w:val="0"/>
              <w:noProof/>
            </w:rPr>
          </w:pPr>
          <w:hyperlink w:anchor="_Toc182072390" w:history="1">
            <w:r w:rsidRPr="007C68AF">
              <w:rPr>
                <w:rStyle w:val="Hyperlink"/>
                <w:rFonts w:ascii="David" w:eastAsia="Times New Roman" w:hAnsi="David" w:cs="David"/>
                <w:noProof/>
              </w:rPr>
              <w:t>8.1.</w:t>
            </w:r>
            <w:r>
              <w:rPr>
                <w:rFonts w:eastAsiaTheme="minorEastAsia" w:cstheme="minorBidi"/>
                <w:b w:val="0"/>
                <w:bCs w:val="0"/>
                <w:noProof/>
              </w:rPr>
              <w:tab/>
            </w:r>
            <w:r w:rsidRPr="007C68AF">
              <w:rPr>
                <w:rStyle w:val="Hyperlink"/>
                <w:rFonts w:ascii="David" w:eastAsia="Times New Roman" w:hAnsi="David" w:cs="David"/>
                <w:noProof/>
                <w:rtl/>
              </w:rPr>
              <w:t>רשימת רכיבים כוללת</w:t>
            </w:r>
            <w:r>
              <w:rPr>
                <w:noProof/>
                <w:webHidden/>
              </w:rPr>
              <w:tab/>
            </w:r>
            <w:r>
              <w:rPr>
                <w:rStyle w:val="Hyperlink"/>
                <w:noProof/>
                <w:rtl/>
              </w:rPr>
              <w:fldChar w:fldCharType="begin"/>
            </w:r>
            <w:r>
              <w:rPr>
                <w:noProof/>
                <w:webHidden/>
              </w:rPr>
              <w:instrText xml:space="preserve"> PAGEREF _Toc182072390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0F08A362" w14:textId="34C1AC01" w:rsidR="007F1365" w:rsidRDefault="007F1365" w:rsidP="007F1365">
          <w:pPr>
            <w:pStyle w:val="TOC2"/>
            <w:rPr>
              <w:rFonts w:eastAsiaTheme="minorEastAsia" w:cstheme="minorBidi"/>
              <w:b w:val="0"/>
              <w:bCs w:val="0"/>
              <w:noProof/>
            </w:rPr>
          </w:pPr>
          <w:hyperlink w:anchor="_Toc182072391" w:history="1">
            <w:r w:rsidRPr="007C68AF">
              <w:rPr>
                <w:rStyle w:val="Hyperlink"/>
                <w:rFonts w:ascii="David" w:eastAsia="Times New Roman" w:hAnsi="David" w:cs="David"/>
                <w:noProof/>
              </w:rPr>
              <w:t>8.2.</w:t>
            </w:r>
            <w:r>
              <w:rPr>
                <w:rFonts w:eastAsiaTheme="minorEastAsia" w:cstheme="minorBidi"/>
                <w:b w:val="0"/>
                <w:bCs w:val="0"/>
                <w:noProof/>
              </w:rPr>
              <w:tab/>
            </w:r>
            <w:r w:rsidRPr="007C68AF">
              <w:rPr>
                <w:rStyle w:val="Hyperlink"/>
                <w:rFonts w:ascii="David" w:eastAsia="Times New Roman" w:hAnsi="David" w:cs="David"/>
                <w:noProof/>
                <w:rtl/>
              </w:rPr>
              <w:t>תיאור כללי</w:t>
            </w:r>
            <w:r>
              <w:rPr>
                <w:noProof/>
                <w:webHidden/>
              </w:rPr>
              <w:tab/>
            </w:r>
            <w:r>
              <w:rPr>
                <w:rStyle w:val="Hyperlink"/>
                <w:noProof/>
                <w:rtl/>
              </w:rPr>
              <w:fldChar w:fldCharType="begin"/>
            </w:r>
            <w:r>
              <w:rPr>
                <w:noProof/>
                <w:webHidden/>
              </w:rPr>
              <w:instrText xml:space="preserve"> PAGEREF _Toc182072391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5970B26E" w14:textId="0535333B" w:rsidR="007F1365" w:rsidRDefault="007F1365" w:rsidP="007F1365">
          <w:pPr>
            <w:pStyle w:val="TOC1"/>
            <w:tabs>
              <w:tab w:val="left" w:pos="3502"/>
            </w:tabs>
            <w:bidi/>
            <w:jc w:val="left"/>
            <w:rPr>
              <w:rFonts w:eastAsiaTheme="minorEastAsia" w:cstheme="minorBidi"/>
              <w:b w:val="0"/>
              <w:bCs w:val="0"/>
              <w:i w:val="0"/>
              <w:iCs w:val="0"/>
              <w:noProof/>
              <w:sz w:val="22"/>
              <w:szCs w:val="22"/>
            </w:rPr>
          </w:pPr>
          <w:hyperlink w:anchor="_Toc182072392" w:history="1">
            <w:r w:rsidRPr="007C68AF">
              <w:rPr>
                <w:rStyle w:val="Hyperlink"/>
                <w:rFonts w:ascii="David" w:eastAsia="Times New Roman" w:hAnsi="David" w:cs="David"/>
                <w:noProof/>
                <w:rtl/>
              </w:rPr>
              <w:t>9.</w:t>
            </w:r>
            <w:r>
              <w:rPr>
                <w:rFonts w:eastAsiaTheme="minorEastAsia" w:cstheme="minorBidi"/>
                <w:b w:val="0"/>
                <w:bCs w:val="0"/>
                <w:i w:val="0"/>
                <w:iCs w:val="0"/>
                <w:noProof/>
                <w:sz w:val="22"/>
                <w:szCs w:val="22"/>
              </w:rPr>
              <w:tab/>
            </w:r>
            <w:r w:rsidRPr="007C68AF">
              <w:rPr>
                <w:rStyle w:val="Hyperlink"/>
                <w:rFonts w:ascii="David" w:eastAsia="Times New Roman" w:hAnsi="David" w:cs="David"/>
                <w:noProof/>
                <w:rtl/>
              </w:rPr>
              <w:t>שלבים ואבולוציה – יומן הפרוייקט</w:t>
            </w:r>
            <w:r>
              <w:rPr>
                <w:noProof/>
                <w:webHidden/>
              </w:rPr>
              <w:tab/>
            </w:r>
            <w:r>
              <w:rPr>
                <w:rStyle w:val="Hyperlink"/>
                <w:noProof/>
                <w:rtl/>
              </w:rPr>
              <w:fldChar w:fldCharType="begin"/>
            </w:r>
            <w:r>
              <w:rPr>
                <w:noProof/>
                <w:webHidden/>
              </w:rPr>
              <w:instrText xml:space="preserve"> PAGEREF _Toc182072392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5379F8E8" w14:textId="68C98FE9" w:rsidR="007F1365" w:rsidRDefault="007F1365" w:rsidP="007F1365">
          <w:pPr>
            <w:pStyle w:val="TOC1"/>
            <w:tabs>
              <w:tab w:val="left" w:pos="2087"/>
            </w:tabs>
            <w:bidi/>
            <w:jc w:val="left"/>
            <w:rPr>
              <w:rFonts w:eastAsiaTheme="minorEastAsia" w:cstheme="minorBidi"/>
              <w:b w:val="0"/>
              <w:bCs w:val="0"/>
              <w:i w:val="0"/>
              <w:iCs w:val="0"/>
              <w:noProof/>
              <w:sz w:val="22"/>
              <w:szCs w:val="22"/>
            </w:rPr>
          </w:pPr>
          <w:hyperlink w:anchor="_Toc182072393" w:history="1">
            <w:r w:rsidRPr="007C68AF">
              <w:rPr>
                <w:rStyle w:val="Hyperlink"/>
                <w:rFonts w:ascii="David" w:eastAsia="Times New Roman" w:hAnsi="David" w:cs="David"/>
                <w:noProof/>
              </w:rPr>
              <w:t>10.</w:t>
            </w:r>
            <w:r>
              <w:rPr>
                <w:rFonts w:eastAsiaTheme="minorEastAsia" w:cstheme="minorBidi"/>
                <w:b w:val="0"/>
                <w:bCs w:val="0"/>
                <w:i w:val="0"/>
                <w:iCs w:val="0"/>
                <w:noProof/>
                <w:sz w:val="22"/>
                <w:szCs w:val="22"/>
              </w:rPr>
              <w:tab/>
            </w:r>
            <w:r w:rsidRPr="007C68AF">
              <w:rPr>
                <w:rStyle w:val="Hyperlink"/>
                <w:rFonts w:ascii="David" w:eastAsia="Times New Roman" w:hAnsi="David" w:cs="David"/>
                <w:noProof/>
                <w:rtl/>
              </w:rPr>
              <w:t>תכנון מול ביצוע</w:t>
            </w:r>
            <w:r>
              <w:rPr>
                <w:noProof/>
                <w:webHidden/>
              </w:rPr>
              <w:tab/>
            </w:r>
            <w:r>
              <w:rPr>
                <w:rStyle w:val="Hyperlink"/>
                <w:noProof/>
                <w:rtl/>
              </w:rPr>
              <w:fldChar w:fldCharType="begin"/>
            </w:r>
            <w:r>
              <w:rPr>
                <w:noProof/>
                <w:webHidden/>
              </w:rPr>
              <w:instrText xml:space="preserve"> PAGEREF _Toc182072393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094EB90C" w14:textId="36A492BC" w:rsidR="007F1365" w:rsidRDefault="007F1365" w:rsidP="007F1365">
          <w:pPr>
            <w:pStyle w:val="TOC1"/>
            <w:tabs>
              <w:tab w:val="left" w:pos="4079"/>
            </w:tabs>
            <w:bidi/>
            <w:jc w:val="left"/>
            <w:rPr>
              <w:rFonts w:eastAsiaTheme="minorEastAsia" w:cstheme="minorBidi"/>
              <w:b w:val="0"/>
              <w:bCs w:val="0"/>
              <w:i w:val="0"/>
              <w:iCs w:val="0"/>
              <w:noProof/>
              <w:sz w:val="22"/>
              <w:szCs w:val="22"/>
            </w:rPr>
          </w:pPr>
          <w:hyperlink w:anchor="_Toc182072394" w:history="1">
            <w:r w:rsidRPr="007C68AF">
              <w:rPr>
                <w:rStyle w:val="Hyperlink"/>
                <w:rFonts w:ascii="David" w:eastAsia="Times New Roman" w:hAnsi="David" w:cs="David"/>
                <w:noProof/>
              </w:rPr>
              <w:t>11.</w:t>
            </w:r>
            <w:r>
              <w:rPr>
                <w:rFonts w:eastAsiaTheme="minorEastAsia" w:cstheme="minorBidi"/>
                <w:b w:val="0"/>
                <w:bCs w:val="0"/>
                <w:i w:val="0"/>
                <w:iCs w:val="0"/>
                <w:noProof/>
                <w:sz w:val="22"/>
                <w:szCs w:val="22"/>
              </w:rPr>
              <w:tab/>
            </w:r>
            <w:r w:rsidRPr="007C68AF">
              <w:rPr>
                <w:rStyle w:val="Hyperlink"/>
                <w:rFonts w:ascii="David" w:hAnsi="David" w:cs="David"/>
                <w:noProof/>
                <w:rtl/>
              </w:rPr>
              <w:t>מבט לעתיד – הצעות לשיפור הפרויקט</w:t>
            </w:r>
            <w:r>
              <w:rPr>
                <w:noProof/>
                <w:webHidden/>
              </w:rPr>
              <w:tab/>
            </w:r>
            <w:r>
              <w:rPr>
                <w:rStyle w:val="Hyperlink"/>
                <w:noProof/>
                <w:rtl/>
              </w:rPr>
              <w:fldChar w:fldCharType="begin"/>
            </w:r>
            <w:r>
              <w:rPr>
                <w:noProof/>
                <w:webHidden/>
              </w:rPr>
              <w:instrText xml:space="preserve"> PAGEREF _Toc182072394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2C1DAFE4" w14:textId="2F29E68F" w:rsidR="007F1365" w:rsidRDefault="007F1365" w:rsidP="007F1365">
          <w:pPr>
            <w:pStyle w:val="TOC1"/>
            <w:tabs>
              <w:tab w:val="left" w:pos="8409"/>
            </w:tabs>
            <w:bidi/>
            <w:jc w:val="left"/>
            <w:rPr>
              <w:rFonts w:eastAsiaTheme="minorEastAsia" w:cstheme="minorBidi"/>
              <w:b w:val="0"/>
              <w:bCs w:val="0"/>
              <w:i w:val="0"/>
              <w:iCs w:val="0"/>
              <w:noProof/>
              <w:sz w:val="22"/>
              <w:szCs w:val="22"/>
            </w:rPr>
          </w:pPr>
          <w:hyperlink w:anchor="_Toc182072395" w:history="1">
            <w:r w:rsidRPr="007C68AF">
              <w:rPr>
                <w:rStyle w:val="Hyperlink"/>
                <w:rFonts w:ascii="David" w:hAnsi="David" w:cs="David"/>
                <w:noProof/>
              </w:rPr>
              <w:t>12.</w:t>
            </w:r>
            <w:r>
              <w:rPr>
                <w:rFonts w:eastAsiaTheme="minorEastAsia" w:cstheme="minorBidi"/>
                <w:b w:val="0"/>
                <w:bCs w:val="0"/>
                <w:i w:val="0"/>
                <w:iCs w:val="0"/>
                <w:noProof/>
                <w:sz w:val="22"/>
                <w:szCs w:val="22"/>
              </w:rPr>
              <w:tab/>
            </w:r>
            <w:r w:rsidRPr="007C68AF">
              <w:rPr>
                <w:rStyle w:val="Hyperlink"/>
                <w:rFonts w:ascii="David" w:hAnsi="David" w:cs="David"/>
                <w:noProof/>
                <w:rtl/>
              </w:rPr>
              <w:t>נספחים</w:t>
            </w:r>
            <w:r>
              <w:rPr>
                <w:rStyle w:val="Hyperlink"/>
                <w:rFonts w:hint="cs"/>
                <w:noProof/>
                <w:rtl/>
              </w:rPr>
              <w:t>...................................................................................................</w:t>
            </w:r>
            <w:r>
              <w:rPr>
                <w:rStyle w:val="Hyperlink"/>
                <w:noProof/>
                <w:rtl/>
              </w:rPr>
              <w:fldChar w:fldCharType="begin"/>
            </w:r>
            <w:r>
              <w:rPr>
                <w:noProof/>
                <w:webHidden/>
              </w:rPr>
              <w:instrText xml:space="preserve"> PAGEREF _Toc182072395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14:paraId="6A4F47D1" w14:textId="37EFCB0D" w:rsidR="008553CB" w:rsidRDefault="008553CB" w:rsidP="00EA52C8">
          <w:pPr>
            <w:bidi/>
            <w:rPr>
              <w:rtl/>
              <w:cs/>
            </w:rPr>
          </w:pPr>
          <w:r>
            <w:rPr>
              <w:b/>
              <w:bCs/>
              <w:lang w:val="he-IL"/>
            </w:rPr>
            <w:fldChar w:fldCharType="end"/>
          </w:r>
        </w:p>
      </w:sdtContent>
    </w:sdt>
    <w:p w14:paraId="21DF9C89" w14:textId="77777777" w:rsidR="007106C3" w:rsidRDefault="007106C3" w:rsidP="007106C3">
      <w:pPr>
        <w:bidi/>
        <w:spacing w:line="276" w:lineRule="auto"/>
        <w:contextualSpacing/>
        <w:rPr>
          <w:rFonts w:ascii="David" w:hAnsi="David" w:cs="David"/>
          <w:sz w:val="24"/>
          <w:szCs w:val="24"/>
          <w:rtl/>
        </w:rPr>
      </w:pPr>
    </w:p>
    <w:p w14:paraId="5D67CE96" w14:textId="5EBBE597" w:rsidR="004F32C9" w:rsidRDefault="004F32C9" w:rsidP="004F32C9">
      <w:pPr>
        <w:bidi/>
        <w:spacing w:line="276" w:lineRule="auto"/>
        <w:contextualSpacing/>
        <w:rPr>
          <w:rFonts w:ascii="David" w:hAnsi="David" w:cs="David"/>
          <w:sz w:val="24"/>
          <w:szCs w:val="24"/>
          <w:rtl/>
        </w:rPr>
      </w:pPr>
    </w:p>
    <w:p w14:paraId="6963C9E3" w14:textId="04D555FC" w:rsidR="008553CB" w:rsidRDefault="008553CB" w:rsidP="008553CB">
      <w:pPr>
        <w:bidi/>
        <w:spacing w:line="276" w:lineRule="auto"/>
        <w:contextualSpacing/>
        <w:rPr>
          <w:rFonts w:ascii="David" w:hAnsi="David" w:cs="David"/>
          <w:sz w:val="24"/>
          <w:szCs w:val="24"/>
          <w:rtl/>
        </w:rPr>
      </w:pPr>
    </w:p>
    <w:p w14:paraId="075052DB" w14:textId="733B88FC" w:rsidR="008553CB" w:rsidRDefault="008553CB" w:rsidP="008553CB">
      <w:pPr>
        <w:bidi/>
        <w:spacing w:line="276" w:lineRule="auto"/>
        <w:contextualSpacing/>
        <w:rPr>
          <w:rFonts w:ascii="David" w:hAnsi="David" w:cs="David"/>
          <w:sz w:val="24"/>
          <w:szCs w:val="24"/>
          <w:rtl/>
        </w:rPr>
      </w:pPr>
    </w:p>
    <w:p w14:paraId="4E03278D" w14:textId="284011F6" w:rsidR="008553CB" w:rsidRDefault="008553CB" w:rsidP="008553CB">
      <w:pPr>
        <w:bidi/>
        <w:spacing w:line="276" w:lineRule="auto"/>
        <w:contextualSpacing/>
        <w:rPr>
          <w:rFonts w:ascii="David" w:hAnsi="David" w:cs="David"/>
          <w:sz w:val="24"/>
          <w:szCs w:val="24"/>
          <w:rtl/>
        </w:rPr>
      </w:pPr>
    </w:p>
    <w:p w14:paraId="3CFDC8DC" w14:textId="3B605F3E" w:rsidR="008553CB" w:rsidRDefault="008553CB" w:rsidP="008553CB">
      <w:pPr>
        <w:bidi/>
        <w:spacing w:line="276" w:lineRule="auto"/>
        <w:contextualSpacing/>
        <w:rPr>
          <w:rFonts w:ascii="David" w:hAnsi="David" w:cs="David"/>
          <w:sz w:val="24"/>
          <w:szCs w:val="24"/>
          <w:rtl/>
        </w:rPr>
      </w:pPr>
    </w:p>
    <w:p w14:paraId="7B329500" w14:textId="0D8B53D5" w:rsidR="008553CB" w:rsidRDefault="008553CB" w:rsidP="008553CB">
      <w:pPr>
        <w:bidi/>
        <w:spacing w:line="276" w:lineRule="auto"/>
        <w:contextualSpacing/>
        <w:rPr>
          <w:rFonts w:ascii="David" w:hAnsi="David" w:cs="David"/>
          <w:sz w:val="24"/>
          <w:szCs w:val="24"/>
          <w:rtl/>
        </w:rPr>
      </w:pPr>
    </w:p>
    <w:p w14:paraId="351BD045" w14:textId="6D99EC4F" w:rsidR="008553CB" w:rsidRDefault="008553CB" w:rsidP="008553CB">
      <w:pPr>
        <w:bidi/>
        <w:spacing w:line="276" w:lineRule="auto"/>
        <w:contextualSpacing/>
        <w:rPr>
          <w:rFonts w:ascii="David" w:hAnsi="David" w:cs="David"/>
          <w:sz w:val="24"/>
          <w:szCs w:val="24"/>
          <w:rtl/>
        </w:rPr>
      </w:pPr>
    </w:p>
    <w:p w14:paraId="450B7707" w14:textId="6099446E" w:rsidR="008553CB" w:rsidRDefault="008553CB" w:rsidP="008553CB">
      <w:pPr>
        <w:bidi/>
        <w:spacing w:line="276" w:lineRule="auto"/>
        <w:contextualSpacing/>
        <w:rPr>
          <w:rFonts w:ascii="David" w:hAnsi="David" w:cs="David"/>
          <w:sz w:val="24"/>
          <w:szCs w:val="24"/>
          <w:rtl/>
        </w:rPr>
      </w:pPr>
    </w:p>
    <w:p w14:paraId="2383BBE8" w14:textId="7AAFD79B" w:rsidR="008553CB" w:rsidRDefault="008553CB" w:rsidP="008553CB">
      <w:pPr>
        <w:bidi/>
        <w:spacing w:line="276" w:lineRule="auto"/>
        <w:contextualSpacing/>
        <w:rPr>
          <w:rFonts w:ascii="David" w:hAnsi="David" w:cs="David"/>
          <w:sz w:val="24"/>
          <w:szCs w:val="24"/>
          <w:rtl/>
        </w:rPr>
      </w:pPr>
    </w:p>
    <w:p w14:paraId="76FF47D6" w14:textId="77777777" w:rsidR="008553CB" w:rsidRPr="00AA62BB" w:rsidRDefault="008553CB" w:rsidP="008553CB">
      <w:pPr>
        <w:bidi/>
        <w:spacing w:line="276" w:lineRule="auto"/>
        <w:contextualSpacing/>
        <w:rPr>
          <w:rFonts w:ascii="David" w:hAnsi="David" w:cs="David"/>
          <w:sz w:val="24"/>
          <w:szCs w:val="24"/>
          <w:rtl/>
        </w:rPr>
      </w:pPr>
    </w:p>
    <w:p w14:paraId="4D915D53" w14:textId="480E78ED" w:rsidR="00603FBA" w:rsidRPr="00AA62BB" w:rsidRDefault="00F30508" w:rsidP="005672A5">
      <w:pPr>
        <w:pStyle w:val="a6"/>
        <w:numPr>
          <w:ilvl w:val="0"/>
          <w:numId w:val="22"/>
        </w:numPr>
        <w:bidi/>
        <w:spacing w:line="276" w:lineRule="auto"/>
        <w:outlineLvl w:val="0"/>
        <w:rPr>
          <w:rFonts w:ascii="David" w:hAnsi="David" w:cs="David"/>
          <w:b/>
          <w:bCs/>
          <w:sz w:val="28"/>
          <w:szCs w:val="28"/>
        </w:rPr>
      </w:pPr>
      <w:bookmarkStart w:id="7" w:name="_Toc153827767"/>
      <w:bookmarkStart w:id="8" w:name="_Toc180748000"/>
      <w:bookmarkStart w:id="9" w:name="_Toc180771628"/>
      <w:bookmarkStart w:id="10" w:name="_Toc180865268"/>
      <w:bookmarkStart w:id="11" w:name="_Toc182072375"/>
      <w:r w:rsidRPr="00AA62BB">
        <w:rPr>
          <w:rFonts w:ascii="David" w:hAnsi="David" w:cs="David"/>
          <w:b/>
          <w:bCs/>
          <w:sz w:val="28"/>
          <w:szCs w:val="28"/>
          <w:rtl/>
        </w:rPr>
        <w:t>תקציר</w:t>
      </w:r>
      <w:bookmarkEnd w:id="7"/>
      <w:bookmarkEnd w:id="8"/>
      <w:bookmarkEnd w:id="9"/>
      <w:bookmarkEnd w:id="10"/>
      <w:bookmarkEnd w:id="11"/>
    </w:p>
    <w:p w14:paraId="5CB6183C" w14:textId="7DF82644" w:rsidR="005672A5" w:rsidRPr="00AA62BB" w:rsidRDefault="00F30508" w:rsidP="005672A5">
      <w:pPr>
        <w:pStyle w:val="a6"/>
        <w:numPr>
          <w:ilvl w:val="1"/>
          <w:numId w:val="22"/>
        </w:numPr>
        <w:bidi/>
        <w:spacing w:line="276" w:lineRule="auto"/>
        <w:jc w:val="both"/>
        <w:outlineLvl w:val="1"/>
        <w:rPr>
          <w:rFonts w:ascii="David" w:hAnsi="David" w:cs="David"/>
          <w:b/>
          <w:bCs/>
          <w:sz w:val="26"/>
          <w:szCs w:val="26"/>
        </w:rPr>
      </w:pPr>
      <w:r w:rsidRPr="00AA62BB">
        <w:rPr>
          <w:rFonts w:ascii="David" w:hAnsi="David" w:cs="David"/>
          <w:b/>
          <w:bCs/>
          <w:sz w:val="26"/>
          <w:szCs w:val="26"/>
          <w:rtl/>
        </w:rPr>
        <w:t xml:space="preserve"> </w:t>
      </w:r>
      <w:bookmarkStart w:id="12" w:name="_Toc180748001"/>
      <w:bookmarkStart w:id="13" w:name="_Toc180771629"/>
      <w:bookmarkStart w:id="14" w:name="_Toc180865269"/>
      <w:bookmarkStart w:id="15" w:name="_Toc182072376"/>
      <w:r w:rsidR="00603FBA" w:rsidRPr="00AA62BB">
        <w:rPr>
          <w:rFonts w:ascii="David" w:hAnsi="David" w:cs="David"/>
          <w:b/>
          <w:bCs/>
          <w:sz w:val="26"/>
          <w:szCs w:val="26"/>
          <w:rtl/>
        </w:rPr>
        <w:t>תקציר בעברית</w:t>
      </w:r>
      <w:bookmarkEnd w:id="12"/>
      <w:bookmarkEnd w:id="13"/>
      <w:bookmarkEnd w:id="14"/>
      <w:bookmarkEnd w:id="15"/>
    </w:p>
    <w:p w14:paraId="79D053FA" w14:textId="3D87EA42" w:rsidR="0027157C" w:rsidRPr="00AA62BB" w:rsidRDefault="004F32C9" w:rsidP="00141F4A">
      <w:pPr>
        <w:pStyle w:val="a6"/>
        <w:bidi/>
        <w:spacing w:line="276" w:lineRule="auto"/>
        <w:ind w:left="432"/>
        <w:rPr>
          <w:rFonts w:ascii="David" w:hAnsi="David" w:cs="David"/>
          <w:sz w:val="24"/>
          <w:szCs w:val="24"/>
          <w:rtl/>
        </w:rPr>
      </w:pPr>
      <w:r>
        <w:rPr>
          <w:rFonts w:ascii="David" w:eastAsia="Times New Roman" w:hAnsi="David" w:cs="David" w:hint="cs"/>
          <w:sz w:val="24"/>
          <w:szCs w:val="24"/>
          <w:rtl/>
        </w:rPr>
        <w:t xml:space="preserve">הפרויקט הינו </w:t>
      </w:r>
      <w:r w:rsidRPr="004F32C9">
        <w:rPr>
          <w:rFonts w:ascii="David" w:eastAsia="Times New Roman" w:hAnsi="David" w:cs="David"/>
          <w:sz w:val="24"/>
          <w:szCs w:val="24"/>
          <w:rtl/>
        </w:rPr>
        <w:t xml:space="preserve">מתקן לשיפור החוויה ועידוד השימוש במתקן דיווש </w:t>
      </w:r>
      <w:r>
        <w:rPr>
          <w:rFonts w:ascii="David" w:eastAsia="Times New Roman" w:hAnsi="David" w:cs="David" w:hint="cs"/>
          <w:sz w:val="24"/>
          <w:szCs w:val="24"/>
          <w:rtl/>
        </w:rPr>
        <w:t xml:space="preserve">פשוט </w:t>
      </w:r>
      <w:r w:rsidRPr="004F32C9">
        <w:rPr>
          <w:rFonts w:ascii="David" w:eastAsia="Times New Roman" w:hAnsi="David" w:cs="David"/>
          <w:sz w:val="24"/>
          <w:szCs w:val="24"/>
          <w:rtl/>
        </w:rPr>
        <w:t>המשמש מטופלים בשיקום פיזי, כזה הנהוג בבתי חולים שיקומיים כמו בית לוינשטיין ברעננה.  המתקן יאפשר מדידת פרמטרים כגון מהירות הדיווש,</w:t>
      </w:r>
      <w:r w:rsidR="001E7E96">
        <w:rPr>
          <w:rFonts w:ascii="David" w:eastAsia="Times New Roman" w:hAnsi="David" w:cs="David" w:hint="cs"/>
          <w:sz w:val="24"/>
          <w:szCs w:val="24"/>
          <w:rtl/>
        </w:rPr>
        <w:t xml:space="preserve"> מרחק ועוד</w:t>
      </w:r>
      <w:r w:rsidRPr="004F32C9">
        <w:rPr>
          <w:rFonts w:ascii="David" w:eastAsia="Times New Roman" w:hAnsi="David" w:cs="David"/>
          <w:sz w:val="24"/>
          <w:szCs w:val="24"/>
          <w:rtl/>
        </w:rPr>
        <w:t xml:space="preserve"> וישתמש בתוצאות המדידה כדי לספק ולהפסיק תגמול למטופל, כגון השמעת </w:t>
      </w:r>
      <w:r w:rsidR="00141F4A">
        <w:rPr>
          <w:rFonts w:ascii="David" w:eastAsia="Times New Roman" w:hAnsi="David" w:cs="David" w:hint="cs"/>
          <w:sz w:val="24"/>
          <w:szCs w:val="24"/>
          <w:rtl/>
        </w:rPr>
        <w:t>קריאות ע</w:t>
      </w:r>
      <w:r>
        <w:rPr>
          <w:rFonts w:ascii="David" w:eastAsia="Times New Roman" w:hAnsi="David" w:cs="David" w:hint="cs"/>
          <w:sz w:val="24"/>
          <w:szCs w:val="24"/>
          <w:rtl/>
        </w:rPr>
        <w:t>ידוד וחשיפת תמונות</w:t>
      </w:r>
      <w:r w:rsidRPr="004F32C9">
        <w:rPr>
          <w:rFonts w:ascii="David" w:eastAsia="Times New Roman" w:hAnsi="David" w:cs="David"/>
          <w:sz w:val="24"/>
          <w:szCs w:val="24"/>
          <w:rtl/>
        </w:rPr>
        <w:t>, וכדי לספק למטופל ולמטפל מידע על מהלך הטיפול.</w:t>
      </w:r>
    </w:p>
    <w:p w14:paraId="48328572" w14:textId="77777777" w:rsidR="0027157C" w:rsidRPr="00AA62BB" w:rsidRDefault="0027157C" w:rsidP="005672A5">
      <w:pPr>
        <w:bidi/>
        <w:spacing w:line="276" w:lineRule="auto"/>
        <w:contextualSpacing/>
        <w:rPr>
          <w:rFonts w:ascii="David" w:hAnsi="David" w:cs="David"/>
          <w:sz w:val="24"/>
          <w:szCs w:val="24"/>
          <w:rtl/>
        </w:rPr>
      </w:pPr>
    </w:p>
    <w:p w14:paraId="1E824152" w14:textId="7D7A97D8" w:rsidR="005672A5" w:rsidRPr="00AA62BB" w:rsidRDefault="005672A5" w:rsidP="005672A5">
      <w:pPr>
        <w:pStyle w:val="a6"/>
        <w:numPr>
          <w:ilvl w:val="1"/>
          <w:numId w:val="22"/>
        </w:numPr>
        <w:bidi/>
        <w:spacing w:line="276" w:lineRule="auto"/>
        <w:outlineLvl w:val="1"/>
        <w:rPr>
          <w:rFonts w:ascii="David" w:hAnsi="David" w:cs="David"/>
          <w:b/>
          <w:bCs/>
          <w:sz w:val="26"/>
          <w:szCs w:val="26"/>
          <w:rtl/>
        </w:rPr>
      </w:pPr>
      <w:bookmarkStart w:id="16" w:name="_Toc180748002"/>
      <w:bookmarkStart w:id="17" w:name="_Toc180771630"/>
      <w:bookmarkStart w:id="18" w:name="_Toc180865270"/>
      <w:bookmarkStart w:id="19" w:name="_Toc182072377"/>
      <w:r w:rsidRPr="00AA62BB">
        <w:rPr>
          <w:rFonts w:ascii="David" w:hAnsi="David" w:cs="David"/>
          <w:b/>
          <w:bCs/>
          <w:sz w:val="26"/>
          <w:szCs w:val="26"/>
          <w:rtl/>
        </w:rPr>
        <w:t>תקציר באנגלית</w:t>
      </w:r>
      <w:bookmarkEnd w:id="16"/>
      <w:bookmarkEnd w:id="17"/>
      <w:bookmarkEnd w:id="18"/>
      <w:bookmarkEnd w:id="19"/>
    </w:p>
    <w:p w14:paraId="55B5FC99" w14:textId="1EA40343" w:rsidR="004F32C9" w:rsidRPr="000D6335" w:rsidRDefault="000D6335" w:rsidP="001E7E96">
      <w:pPr>
        <w:bidi/>
        <w:spacing w:line="276" w:lineRule="auto"/>
        <w:jc w:val="right"/>
        <w:rPr>
          <w:rFonts w:ascii="David" w:hAnsi="David" w:cs="David"/>
          <w:sz w:val="24"/>
          <w:szCs w:val="24"/>
          <w:rtl/>
        </w:rPr>
      </w:pPr>
      <w:r w:rsidRPr="000D6335">
        <w:rPr>
          <w:rFonts w:ascii="David" w:hAnsi="David" w:cs="David"/>
          <w:sz w:val="24"/>
          <w:szCs w:val="24"/>
        </w:rPr>
        <w:t xml:space="preserve">The project is a device aimed at enhancing the experience and encouraging the use of a simple pedaling device used by patients in physical rehabilitation, such as those commonly found in rehabilitation hospitals like Beit Loewenstein in Ra'anana. The device will enable the measurement of parameters such as pedaling speed, </w:t>
      </w:r>
      <w:r w:rsidR="001E7E96">
        <w:rPr>
          <w:rFonts w:ascii="David" w:hAnsi="David" w:cs="David"/>
          <w:sz w:val="24"/>
          <w:szCs w:val="24"/>
        </w:rPr>
        <w:t>distance</w:t>
      </w:r>
      <w:r w:rsidRPr="000D6335">
        <w:rPr>
          <w:rFonts w:ascii="David" w:hAnsi="David" w:cs="David"/>
          <w:sz w:val="24"/>
          <w:szCs w:val="24"/>
        </w:rPr>
        <w:t>, and more, and will use the measurement results to provide and withdraw rewards for the patient, such as playing encouraging sounds and revealing images. Additionally, it will provide both the patient and the therapist with information regarding the progress of the treatment.</w:t>
      </w:r>
    </w:p>
    <w:p w14:paraId="4829F778" w14:textId="77777777" w:rsidR="005672A5" w:rsidRPr="00AA62BB" w:rsidRDefault="005672A5" w:rsidP="005672A5">
      <w:pPr>
        <w:pStyle w:val="a6"/>
        <w:bidi/>
        <w:spacing w:line="276" w:lineRule="auto"/>
        <w:ind w:left="432"/>
        <w:jc w:val="both"/>
        <w:rPr>
          <w:rFonts w:ascii="David" w:hAnsi="David" w:cs="David"/>
          <w:sz w:val="24"/>
          <w:szCs w:val="24"/>
          <w:rtl/>
        </w:rPr>
      </w:pPr>
    </w:p>
    <w:p w14:paraId="0D078FC3" w14:textId="77777777" w:rsidR="005672A5" w:rsidRPr="00AA62BB" w:rsidRDefault="005672A5" w:rsidP="005672A5">
      <w:pPr>
        <w:bidi/>
        <w:spacing w:line="276" w:lineRule="auto"/>
        <w:contextualSpacing/>
        <w:jc w:val="both"/>
        <w:rPr>
          <w:rFonts w:ascii="David" w:hAnsi="David" w:cs="David"/>
          <w:sz w:val="24"/>
          <w:szCs w:val="24"/>
          <w:rtl/>
        </w:rPr>
      </w:pPr>
    </w:p>
    <w:p w14:paraId="7622E528" w14:textId="77777777" w:rsidR="005672A5" w:rsidRPr="00AA62BB" w:rsidRDefault="005672A5">
      <w:pPr>
        <w:rPr>
          <w:rFonts w:ascii="David" w:hAnsi="David" w:cs="David"/>
          <w:sz w:val="24"/>
          <w:szCs w:val="24"/>
          <w:rtl/>
        </w:rPr>
      </w:pPr>
      <w:r w:rsidRPr="00AA62BB">
        <w:rPr>
          <w:rFonts w:ascii="David" w:hAnsi="David" w:cs="David"/>
          <w:sz w:val="24"/>
          <w:szCs w:val="24"/>
          <w:rtl/>
        </w:rPr>
        <w:br w:type="page"/>
      </w:r>
    </w:p>
    <w:p w14:paraId="33BE2E03" w14:textId="71CC4A08" w:rsidR="00F5598F" w:rsidRPr="00AA62BB" w:rsidRDefault="005672A5" w:rsidP="005672A5">
      <w:pPr>
        <w:pStyle w:val="a6"/>
        <w:numPr>
          <w:ilvl w:val="0"/>
          <w:numId w:val="22"/>
        </w:numPr>
        <w:bidi/>
        <w:spacing w:line="276" w:lineRule="auto"/>
        <w:jc w:val="both"/>
        <w:outlineLvl w:val="0"/>
        <w:rPr>
          <w:rFonts w:ascii="David" w:eastAsia="Times New Roman" w:hAnsi="David" w:cs="David"/>
          <w:b/>
          <w:bCs/>
          <w:sz w:val="28"/>
          <w:szCs w:val="28"/>
        </w:rPr>
      </w:pPr>
      <w:bookmarkStart w:id="20" w:name="_Toc180748003"/>
      <w:bookmarkStart w:id="21" w:name="_Toc180771631"/>
      <w:bookmarkStart w:id="22" w:name="_Toc180865271"/>
      <w:bookmarkStart w:id="23" w:name="_Toc182072378"/>
      <w:r w:rsidRPr="00AA62BB">
        <w:rPr>
          <w:rFonts w:ascii="David" w:hAnsi="David" w:cs="David"/>
          <w:b/>
          <w:bCs/>
          <w:sz w:val="28"/>
          <w:szCs w:val="28"/>
          <w:rtl/>
        </w:rPr>
        <w:lastRenderedPageBreak/>
        <w:t>טב</w:t>
      </w:r>
      <w:bookmarkStart w:id="24" w:name="_Toc153827768"/>
      <w:r w:rsidR="00F5598F" w:rsidRPr="00AA62BB">
        <w:rPr>
          <w:rFonts w:ascii="David" w:eastAsia="Times New Roman" w:hAnsi="David" w:cs="David"/>
          <w:b/>
          <w:bCs/>
          <w:sz w:val="28"/>
          <w:szCs w:val="28"/>
          <w:rtl/>
        </w:rPr>
        <w:t>לאות ומונחים</w:t>
      </w:r>
      <w:bookmarkEnd w:id="20"/>
      <w:bookmarkEnd w:id="21"/>
      <w:bookmarkEnd w:id="22"/>
      <w:bookmarkEnd w:id="23"/>
      <w:bookmarkEnd w:id="24"/>
    </w:p>
    <w:p w14:paraId="0A4352E1" w14:textId="0ED279A1" w:rsidR="000E4054" w:rsidRDefault="000E4054" w:rsidP="000E4054">
      <w:pPr>
        <w:pStyle w:val="a6"/>
        <w:numPr>
          <w:ilvl w:val="1"/>
          <w:numId w:val="22"/>
        </w:numPr>
        <w:bidi/>
        <w:spacing w:line="276" w:lineRule="auto"/>
        <w:outlineLvl w:val="1"/>
        <w:rPr>
          <w:rFonts w:ascii="David" w:hAnsi="David" w:cs="David"/>
          <w:sz w:val="24"/>
          <w:szCs w:val="24"/>
        </w:rPr>
      </w:pPr>
      <w:bookmarkStart w:id="25" w:name="_Toc180865272"/>
      <w:bookmarkStart w:id="26" w:name="_Toc182072379"/>
      <w:r w:rsidRPr="00AA62BB">
        <w:rPr>
          <w:rFonts w:ascii="David" w:eastAsia="Times New Roman" w:hAnsi="David" w:cs="David"/>
          <w:b/>
          <w:bCs/>
          <w:sz w:val="26"/>
          <w:szCs w:val="26"/>
          <w:rtl/>
        </w:rPr>
        <w:t>טבלת איורים</w:t>
      </w:r>
      <w:bookmarkEnd w:id="25"/>
      <w:bookmarkEnd w:id="26"/>
    </w:p>
    <w:p w14:paraId="26D0F1EC" w14:textId="77777777" w:rsidR="000E4054" w:rsidRDefault="000E4054" w:rsidP="000E4054">
      <w:pPr>
        <w:pStyle w:val="a6"/>
        <w:bidi/>
        <w:spacing w:line="276" w:lineRule="auto"/>
        <w:ind w:left="426"/>
        <w:rPr>
          <w:rFonts w:ascii="David" w:hAnsi="David" w:cs="David"/>
          <w:sz w:val="24"/>
          <w:szCs w:val="24"/>
        </w:rPr>
      </w:pPr>
      <w:r>
        <w:rPr>
          <w:rFonts w:ascii="David" w:hAnsi="David" w:cs="David"/>
          <w:sz w:val="24"/>
          <w:szCs w:val="24"/>
          <w:rtl/>
        </w:rPr>
        <w:t>איור 1: חיבור מכאני – עמוד 6</w:t>
      </w:r>
    </w:p>
    <w:p w14:paraId="38DDB763" w14:textId="77777777" w:rsidR="000E4054" w:rsidRDefault="000E4054" w:rsidP="000E4054">
      <w:pPr>
        <w:pStyle w:val="a6"/>
        <w:bidi/>
        <w:spacing w:line="276" w:lineRule="auto"/>
        <w:ind w:left="426"/>
        <w:rPr>
          <w:rFonts w:ascii="David" w:hAnsi="David" w:cs="David"/>
          <w:sz w:val="24"/>
          <w:szCs w:val="24"/>
          <w:rtl/>
        </w:rPr>
      </w:pPr>
      <w:bookmarkStart w:id="27" w:name="_Toc180771634"/>
      <w:r>
        <w:rPr>
          <w:rFonts w:ascii="David" w:hAnsi="David" w:cs="David"/>
          <w:sz w:val="24"/>
          <w:szCs w:val="24"/>
          <w:rtl/>
        </w:rPr>
        <w:t>איור 2: תרשים זרימה של אינטגרציית מערכת חומרה/תוכנה – עמוד 6</w:t>
      </w:r>
      <w:r>
        <w:rPr>
          <w:rFonts w:ascii="David" w:hAnsi="David" w:cs="David"/>
          <w:sz w:val="24"/>
          <w:szCs w:val="24"/>
          <w:rtl/>
        </w:rPr>
        <w:br/>
        <w:t>איור 3: ממשק משתמש – עמוד 7</w:t>
      </w:r>
      <w:bookmarkEnd w:id="27"/>
    </w:p>
    <w:p w14:paraId="2CD123D6" w14:textId="77777777" w:rsidR="000E4054" w:rsidRDefault="000E4054" w:rsidP="000E4054">
      <w:pPr>
        <w:pStyle w:val="a6"/>
        <w:bidi/>
        <w:spacing w:line="276" w:lineRule="auto"/>
        <w:ind w:left="426"/>
        <w:rPr>
          <w:rFonts w:ascii="David" w:hAnsi="David" w:cs="David"/>
          <w:sz w:val="24"/>
          <w:szCs w:val="24"/>
          <w:rtl/>
        </w:rPr>
      </w:pPr>
      <w:bookmarkStart w:id="28" w:name="_Toc180771635"/>
      <w:r>
        <w:rPr>
          <w:rFonts w:ascii="David" w:hAnsi="David" w:cs="David"/>
          <w:sz w:val="24"/>
          <w:szCs w:val="24"/>
          <w:rtl/>
        </w:rPr>
        <w:t>איור 4: חיבור פינים ברסבריפיי – עמוד 8</w:t>
      </w:r>
      <w:bookmarkEnd w:id="28"/>
      <w:r>
        <w:rPr>
          <w:rFonts w:ascii="David" w:hAnsi="David" w:cs="David"/>
          <w:sz w:val="24"/>
          <w:szCs w:val="24"/>
          <w:rtl/>
        </w:rPr>
        <w:t xml:space="preserve"> </w:t>
      </w:r>
    </w:p>
    <w:p w14:paraId="11D5A910" w14:textId="19A82D53" w:rsidR="00274469" w:rsidRPr="00274469" w:rsidRDefault="000E4054" w:rsidP="00274469">
      <w:pPr>
        <w:pStyle w:val="a6"/>
        <w:bidi/>
        <w:spacing w:line="276" w:lineRule="auto"/>
        <w:ind w:left="426"/>
        <w:rPr>
          <w:rFonts w:ascii="David" w:hAnsi="David" w:cs="David"/>
          <w:sz w:val="24"/>
          <w:szCs w:val="24"/>
          <w:rtl/>
        </w:rPr>
      </w:pPr>
      <w:bookmarkStart w:id="29" w:name="_Toc180771636"/>
      <w:r>
        <w:rPr>
          <w:rFonts w:ascii="David" w:hAnsi="David" w:cs="David"/>
          <w:sz w:val="24"/>
          <w:szCs w:val="24"/>
          <w:rtl/>
        </w:rPr>
        <w:t>איור 5: תיאור מערכת חשמלית – עמוד 9</w:t>
      </w:r>
      <w:bookmarkEnd w:id="29"/>
      <w:r>
        <w:rPr>
          <w:rFonts w:ascii="David" w:hAnsi="David" w:cs="David"/>
          <w:sz w:val="24"/>
          <w:szCs w:val="24"/>
          <w:rtl/>
        </w:rPr>
        <w:t xml:space="preserve"> </w:t>
      </w:r>
    </w:p>
    <w:p w14:paraId="6CCC75F0" w14:textId="6EB7C812" w:rsidR="00496409" w:rsidRPr="000E4054" w:rsidRDefault="00BB0425" w:rsidP="00BB0425">
      <w:pPr>
        <w:pStyle w:val="a6"/>
        <w:bidi/>
        <w:spacing w:line="276" w:lineRule="auto"/>
        <w:ind w:left="426"/>
        <w:outlineLvl w:val="1"/>
        <w:rPr>
          <w:rFonts w:ascii="David" w:hAnsi="David" w:cs="David"/>
          <w:sz w:val="24"/>
          <w:szCs w:val="24"/>
        </w:rPr>
      </w:pPr>
      <w:bookmarkStart w:id="30" w:name="_Toc153827771"/>
      <w:bookmarkStart w:id="31" w:name="_Toc180748006"/>
      <w:bookmarkStart w:id="32" w:name="_Toc180771637"/>
      <w:bookmarkStart w:id="33" w:name="_Toc180865273"/>
      <w:bookmarkStart w:id="34" w:name="_Toc182072380"/>
      <w:r w:rsidRPr="000E4054">
        <w:rPr>
          <w:rFonts w:ascii="David" w:hAnsi="David" w:cs="David" w:hint="cs"/>
          <w:b/>
          <w:bCs/>
          <w:sz w:val="26"/>
          <w:szCs w:val="26"/>
          <w:rtl/>
        </w:rPr>
        <w:t xml:space="preserve">2.2.  </w:t>
      </w:r>
      <w:r w:rsidRPr="000E4054">
        <w:rPr>
          <w:rFonts w:ascii="David" w:hAnsi="David" w:cs="David"/>
          <w:b/>
          <w:bCs/>
          <w:sz w:val="26"/>
          <w:szCs w:val="26"/>
          <w:rtl/>
        </w:rPr>
        <w:t>מ</w:t>
      </w:r>
      <w:r w:rsidRPr="000E4054">
        <w:rPr>
          <w:rFonts w:ascii="David" w:eastAsia="Times New Roman" w:hAnsi="David" w:cs="David"/>
          <w:b/>
          <w:bCs/>
          <w:sz w:val="26"/>
          <w:szCs w:val="26"/>
          <w:rtl/>
        </w:rPr>
        <w:t>ילון מושגים</w:t>
      </w:r>
      <w:bookmarkEnd w:id="30"/>
      <w:bookmarkEnd w:id="31"/>
      <w:bookmarkEnd w:id="32"/>
      <w:bookmarkEnd w:id="33"/>
      <w:bookmarkEnd w:id="34"/>
      <w:r w:rsidR="00F04116" w:rsidRPr="000E4054">
        <w:rPr>
          <w:rFonts w:ascii="David" w:eastAsia="Times New Roman" w:hAnsi="David" w:cs="David"/>
          <w:b/>
          <w:bCs/>
          <w:sz w:val="26"/>
          <w:szCs w:val="26"/>
          <w:rtl/>
        </w:rPr>
        <w:br/>
      </w:r>
    </w:p>
    <w:p w14:paraId="5670A232" w14:textId="77777777" w:rsidR="00496409" w:rsidRPr="00AA62BB" w:rsidRDefault="00496409" w:rsidP="00496409">
      <w:pPr>
        <w:bidi/>
        <w:spacing w:line="276" w:lineRule="auto"/>
        <w:ind w:left="426"/>
        <w:contextualSpacing/>
        <w:jc w:val="both"/>
        <w:rPr>
          <w:rFonts w:ascii="David" w:hAnsi="David" w:cs="David"/>
          <w:sz w:val="24"/>
          <w:szCs w:val="24"/>
        </w:rPr>
      </w:pPr>
      <w:r w:rsidRPr="00E5350D">
        <w:rPr>
          <w:rFonts w:ascii="David" w:hAnsi="David" w:cs="David"/>
          <w:i/>
          <w:iCs/>
          <w:sz w:val="24"/>
          <w:szCs w:val="24"/>
          <w:rPrChange w:id="35" w:author="ירון" w:date="2024-02-01T10:41:00Z">
            <w:rPr>
              <w:rFonts w:ascii="David" w:hAnsi="David" w:cs="David"/>
              <w:sz w:val="24"/>
              <w:szCs w:val="24"/>
            </w:rPr>
          </w:rPrChange>
        </w:rPr>
        <w:t>CPU</w:t>
      </w:r>
      <w:r w:rsidRPr="00AA62BB">
        <w:rPr>
          <w:rFonts w:ascii="David" w:hAnsi="David" w:cs="David"/>
          <w:sz w:val="24"/>
          <w:szCs w:val="24"/>
          <w:rtl/>
        </w:rPr>
        <w:t xml:space="preserve"> (</w:t>
      </w:r>
      <w:r w:rsidRPr="00AA62BB">
        <w:rPr>
          <w:rFonts w:ascii="David" w:hAnsi="David" w:cs="David"/>
          <w:sz w:val="24"/>
          <w:szCs w:val="24"/>
        </w:rPr>
        <w:t>Central Processing Unit</w:t>
      </w:r>
      <w:r w:rsidRPr="00AA62BB">
        <w:rPr>
          <w:rFonts w:ascii="David" w:hAnsi="David" w:cs="David"/>
          <w:sz w:val="24"/>
          <w:szCs w:val="24"/>
          <w:rtl/>
        </w:rPr>
        <w:t>): המרכיב העיקרי של מחשב המבצע הוראות של תוכנית מחשב.</w:t>
      </w:r>
    </w:p>
    <w:p w14:paraId="3A0B2BB6" w14:textId="77777777" w:rsidR="00496409" w:rsidRPr="00AA62BB" w:rsidRDefault="00496409" w:rsidP="00496409">
      <w:pPr>
        <w:bidi/>
        <w:spacing w:line="276" w:lineRule="auto"/>
        <w:ind w:left="426"/>
        <w:contextualSpacing/>
        <w:jc w:val="both"/>
        <w:rPr>
          <w:rFonts w:ascii="David" w:hAnsi="David" w:cs="David"/>
          <w:sz w:val="24"/>
          <w:szCs w:val="24"/>
          <w:rtl/>
        </w:rPr>
      </w:pPr>
      <w:r w:rsidRPr="00AA62BB">
        <w:rPr>
          <w:rFonts w:ascii="David" w:hAnsi="David" w:cs="David"/>
          <w:sz w:val="24"/>
          <w:szCs w:val="24"/>
        </w:rPr>
        <w:t xml:space="preserve">Raspberry Pi </w:t>
      </w:r>
      <w:r>
        <w:rPr>
          <w:rFonts w:ascii="David" w:hAnsi="David" w:cs="David"/>
          <w:sz w:val="24"/>
          <w:szCs w:val="24"/>
        </w:rPr>
        <w:t>5</w:t>
      </w:r>
      <w:r w:rsidRPr="00AA62BB">
        <w:rPr>
          <w:rFonts w:ascii="David" w:hAnsi="David" w:cs="David"/>
          <w:sz w:val="24"/>
          <w:szCs w:val="24"/>
          <w:rtl/>
        </w:rPr>
        <w:t xml:space="preserve">: מחשב קטן עם לוח יחיד שפותח על ידי קרן </w:t>
      </w:r>
      <w:r w:rsidRPr="00AA62BB">
        <w:rPr>
          <w:rFonts w:ascii="David" w:hAnsi="David" w:cs="David"/>
          <w:sz w:val="24"/>
          <w:szCs w:val="24"/>
        </w:rPr>
        <w:t>Raspberry Pi</w:t>
      </w:r>
      <w:r w:rsidRPr="00AA62BB">
        <w:rPr>
          <w:rFonts w:ascii="David" w:hAnsi="David" w:cs="David"/>
          <w:sz w:val="24"/>
          <w:szCs w:val="24"/>
          <w:rtl/>
        </w:rPr>
        <w:t>, פופולרי בשל הרבגוניות שלו ובמחיר סביר.</w:t>
      </w:r>
      <w:bookmarkStart w:id="36" w:name="_GoBack"/>
      <w:bookmarkEnd w:id="36"/>
    </w:p>
    <w:p w14:paraId="5998C3E6" w14:textId="77777777" w:rsidR="00496409" w:rsidRPr="00AA62BB" w:rsidRDefault="00496409" w:rsidP="00496409">
      <w:pPr>
        <w:bidi/>
        <w:spacing w:line="276" w:lineRule="auto"/>
        <w:ind w:left="426"/>
        <w:contextualSpacing/>
        <w:jc w:val="both"/>
        <w:rPr>
          <w:rFonts w:ascii="David" w:hAnsi="David" w:cs="David"/>
          <w:sz w:val="24"/>
          <w:szCs w:val="24"/>
          <w:rtl/>
        </w:rPr>
      </w:pPr>
      <w:r w:rsidRPr="00E5350D">
        <w:rPr>
          <w:rFonts w:ascii="David" w:hAnsi="David" w:cs="David"/>
          <w:i/>
          <w:iCs/>
          <w:sz w:val="24"/>
          <w:szCs w:val="24"/>
          <w:rPrChange w:id="37" w:author="ירון" w:date="2024-02-01T10:41:00Z">
            <w:rPr>
              <w:rFonts w:ascii="David" w:hAnsi="David" w:cs="David"/>
              <w:sz w:val="24"/>
              <w:szCs w:val="24"/>
            </w:rPr>
          </w:rPrChange>
        </w:rPr>
        <w:t>Linux</w:t>
      </w:r>
      <w:r w:rsidRPr="00AA62BB">
        <w:rPr>
          <w:rFonts w:ascii="David" w:hAnsi="David" w:cs="David"/>
          <w:sz w:val="24"/>
          <w:szCs w:val="24"/>
          <w:rtl/>
        </w:rPr>
        <w:t>:</w:t>
      </w:r>
      <w:r w:rsidRPr="00AA62BB">
        <w:rPr>
          <w:rFonts w:ascii="David" w:hAnsi="David" w:cs="David"/>
          <w:sz w:val="24"/>
          <w:szCs w:val="24"/>
        </w:rPr>
        <w:t xml:space="preserve"> </w:t>
      </w:r>
      <w:r w:rsidRPr="00AA62BB">
        <w:rPr>
          <w:rFonts w:ascii="David" w:hAnsi="David" w:cs="David"/>
          <w:sz w:val="24"/>
          <w:szCs w:val="24"/>
          <w:rtl/>
        </w:rPr>
        <w:t xml:space="preserve"> משפחה של מערכות הפעלה דמויות </w:t>
      </w:r>
      <w:r w:rsidRPr="00AA62BB">
        <w:rPr>
          <w:rFonts w:ascii="David" w:hAnsi="David" w:cs="David"/>
          <w:sz w:val="24"/>
          <w:szCs w:val="24"/>
        </w:rPr>
        <w:t>Unix</w:t>
      </w:r>
      <w:r w:rsidRPr="00AA62BB">
        <w:rPr>
          <w:rFonts w:ascii="David" w:hAnsi="David" w:cs="David"/>
          <w:sz w:val="24"/>
          <w:szCs w:val="24"/>
          <w:rtl/>
        </w:rPr>
        <w:t xml:space="preserve"> בקוד פתוח המבוססות על ליבת לינוקס, בשימוש נרחב בשרתים, מחשבים ומערכות משובצות.</w:t>
      </w:r>
    </w:p>
    <w:p w14:paraId="54A04624" w14:textId="77777777" w:rsidR="00496409" w:rsidRPr="00AA62BB" w:rsidRDefault="00496409" w:rsidP="00496409">
      <w:pPr>
        <w:bidi/>
        <w:spacing w:line="276" w:lineRule="auto"/>
        <w:ind w:left="426"/>
        <w:contextualSpacing/>
        <w:jc w:val="both"/>
        <w:rPr>
          <w:rFonts w:ascii="David" w:hAnsi="David" w:cs="David"/>
          <w:sz w:val="24"/>
          <w:szCs w:val="24"/>
        </w:rPr>
      </w:pPr>
      <w:r w:rsidRPr="00E5350D">
        <w:rPr>
          <w:rFonts w:ascii="David" w:hAnsi="David" w:cs="David"/>
          <w:i/>
          <w:iCs/>
          <w:sz w:val="24"/>
          <w:szCs w:val="24"/>
          <w:rtl/>
          <w:rPrChange w:id="38" w:author="ירון" w:date="2024-02-01T10:41:00Z">
            <w:rPr>
              <w:rFonts w:ascii="David" w:hAnsi="David" w:cs="David"/>
              <w:sz w:val="24"/>
              <w:szCs w:val="24"/>
              <w:rtl/>
            </w:rPr>
          </w:rPrChange>
        </w:rPr>
        <w:t>חיישן</w:t>
      </w:r>
      <w:r w:rsidRPr="00AA62BB">
        <w:rPr>
          <w:rFonts w:ascii="David" w:hAnsi="David" w:cs="David"/>
          <w:sz w:val="24"/>
          <w:szCs w:val="24"/>
          <w:rtl/>
        </w:rPr>
        <w:t>: מכשיר שמזהה ומגיב לכניסות מהסביבה הפיזית, וממיר אותן לאותות.</w:t>
      </w:r>
    </w:p>
    <w:p w14:paraId="23AFA906" w14:textId="77777777" w:rsidR="00496409" w:rsidRPr="00AA62BB" w:rsidRDefault="00496409" w:rsidP="00496409">
      <w:pPr>
        <w:bidi/>
        <w:spacing w:line="276" w:lineRule="auto"/>
        <w:ind w:left="426"/>
        <w:contextualSpacing/>
        <w:jc w:val="both"/>
        <w:rPr>
          <w:rFonts w:ascii="David" w:hAnsi="David" w:cs="David"/>
          <w:sz w:val="24"/>
          <w:szCs w:val="24"/>
          <w:rtl/>
        </w:rPr>
      </w:pPr>
      <w:r w:rsidRPr="00E5350D">
        <w:rPr>
          <w:rFonts w:ascii="David" w:hAnsi="David" w:cs="David"/>
          <w:i/>
          <w:iCs/>
          <w:sz w:val="24"/>
          <w:szCs w:val="24"/>
          <w:rPrChange w:id="39" w:author="ירון" w:date="2024-02-01T10:41:00Z">
            <w:rPr>
              <w:rFonts w:ascii="David" w:hAnsi="David" w:cs="David"/>
              <w:sz w:val="24"/>
              <w:szCs w:val="24"/>
            </w:rPr>
          </w:rPrChange>
        </w:rPr>
        <w:t>Open Source</w:t>
      </w:r>
      <w:r w:rsidRPr="00AA62BB">
        <w:rPr>
          <w:rFonts w:ascii="David" w:hAnsi="David" w:cs="David"/>
          <w:sz w:val="24"/>
          <w:szCs w:val="24"/>
          <w:rtl/>
        </w:rPr>
        <w:t>: תוכנה או חומרה עם רישיון המאפשר לכל אחד להשתמש, לשנות ולהפיץ אותם באופן חופשי.</w:t>
      </w:r>
    </w:p>
    <w:p w14:paraId="24F40BC5" w14:textId="2F27A005" w:rsidR="00496409" w:rsidRPr="00452352" w:rsidRDefault="00496409" w:rsidP="00452352">
      <w:pPr>
        <w:bidi/>
        <w:spacing w:line="276" w:lineRule="auto"/>
        <w:ind w:left="426"/>
        <w:jc w:val="both"/>
        <w:rPr>
          <w:rFonts w:ascii="David" w:eastAsia="Times New Roman" w:hAnsi="David" w:cs="David"/>
          <w:i/>
          <w:iCs/>
          <w:sz w:val="24"/>
          <w:szCs w:val="24"/>
          <w:rtl/>
        </w:rPr>
      </w:pPr>
      <w:r w:rsidRPr="00452352">
        <w:rPr>
          <w:rFonts w:ascii="David" w:hAnsi="David" w:cs="David" w:hint="cs"/>
          <w:i/>
          <w:iCs/>
          <w:sz w:val="24"/>
          <w:szCs w:val="24"/>
          <w:rtl/>
        </w:rPr>
        <w:t xml:space="preserve">מדפסת תלת מימד:  </w:t>
      </w:r>
      <w:r w:rsidRPr="00452352">
        <w:rPr>
          <w:rFonts w:ascii="David" w:eastAsia="Times New Roman" w:hAnsi="David" w:cs="David"/>
          <w:i/>
          <w:iCs/>
          <w:sz w:val="24"/>
          <w:szCs w:val="24"/>
          <w:rtl/>
        </w:rPr>
        <w:t>מדפסת תלת-ממד היא מכשיר מתקדם שמאפשר לייצר אובייקטים פיזיים בתהליך מדויק של שכבות, לרוב באמצעות חומרים כמו פלסטיק</w:t>
      </w:r>
      <w:r w:rsidRPr="00452352">
        <w:rPr>
          <w:rFonts w:ascii="David" w:eastAsia="Times New Roman" w:hAnsi="David" w:cs="David"/>
          <w:i/>
          <w:iCs/>
          <w:sz w:val="24"/>
          <w:szCs w:val="24"/>
        </w:rPr>
        <w:t xml:space="preserve"> PLA) </w:t>
      </w:r>
      <w:r w:rsidRPr="00452352">
        <w:rPr>
          <w:rFonts w:ascii="David" w:eastAsia="Times New Roman" w:hAnsi="David" w:cs="David"/>
          <w:i/>
          <w:iCs/>
          <w:sz w:val="24"/>
          <w:szCs w:val="24"/>
          <w:rtl/>
        </w:rPr>
        <w:t>או</w:t>
      </w:r>
      <w:r w:rsidRPr="00452352">
        <w:rPr>
          <w:rFonts w:ascii="David" w:eastAsia="Times New Roman" w:hAnsi="David" w:cs="David"/>
          <w:i/>
          <w:iCs/>
          <w:sz w:val="24"/>
          <w:szCs w:val="24"/>
        </w:rPr>
        <w:t xml:space="preserve">ABS </w:t>
      </w:r>
      <w:r w:rsidRPr="00452352">
        <w:rPr>
          <w:rFonts w:ascii="David" w:eastAsia="Times New Roman" w:hAnsi="David" w:cs="David" w:hint="cs"/>
          <w:i/>
          <w:iCs/>
          <w:sz w:val="24"/>
          <w:szCs w:val="24"/>
          <w:rtl/>
        </w:rPr>
        <w:t>),</w:t>
      </w:r>
      <w:r w:rsidRPr="00452352">
        <w:rPr>
          <w:rFonts w:ascii="David" w:eastAsia="Times New Roman" w:hAnsi="David" w:cs="David" w:hint="cs"/>
          <w:i/>
          <w:iCs/>
          <w:sz w:val="24"/>
          <w:szCs w:val="24"/>
        </w:rPr>
        <w:t xml:space="preserve"> </w:t>
      </w:r>
      <w:r w:rsidRPr="00452352">
        <w:rPr>
          <w:rFonts w:ascii="David" w:eastAsia="Times New Roman" w:hAnsi="David" w:cs="David"/>
          <w:i/>
          <w:iCs/>
          <w:sz w:val="24"/>
          <w:szCs w:val="24"/>
          <w:rtl/>
        </w:rPr>
        <w:t>מתכת, ואף חומרים ביולוגיים במקרים מסוימים. המדפסת יוצרת את האובייקט לפי דגם תלת-ממדי ממוחשב</w:t>
      </w:r>
      <w:r w:rsidRPr="00452352">
        <w:rPr>
          <w:rFonts w:ascii="David" w:eastAsia="Times New Roman" w:hAnsi="David" w:cs="David"/>
          <w:i/>
          <w:iCs/>
          <w:sz w:val="24"/>
          <w:szCs w:val="24"/>
        </w:rPr>
        <w:t xml:space="preserve"> (CAD) </w:t>
      </w:r>
      <w:r w:rsidRPr="00452352">
        <w:rPr>
          <w:rFonts w:ascii="David" w:eastAsia="Times New Roman" w:hAnsi="David" w:cs="David"/>
          <w:i/>
          <w:iCs/>
          <w:sz w:val="24"/>
          <w:szCs w:val="24"/>
          <w:rtl/>
        </w:rPr>
        <w:t>שהוכן מראש</w:t>
      </w:r>
      <w:r w:rsidRPr="00452352">
        <w:rPr>
          <w:rFonts w:ascii="David" w:eastAsia="Times New Roman" w:hAnsi="David" w:cs="David"/>
          <w:i/>
          <w:iCs/>
          <w:sz w:val="24"/>
          <w:szCs w:val="24"/>
        </w:rPr>
        <w:t>.</w:t>
      </w:r>
    </w:p>
    <w:p w14:paraId="1D0C7EC2" w14:textId="465D80B9" w:rsidR="00496409" w:rsidRDefault="00496409" w:rsidP="00496409">
      <w:pPr>
        <w:bidi/>
        <w:spacing w:line="276" w:lineRule="auto"/>
        <w:ind w:left="426"/>
        <w:outlineLvl w:val="1"/>
        <w:rPr>
          <w:rFonts w:ascii="David" w:eastAsia="Times New Roman" w:hAnsi="David" w:cs="David"/>
          <w:b/>
          <w:bCs/>
          <w:sz w:val="26"/>
          <w:szCs w:val="26"/>
          <w:rtl/>
        </w:rPr>
      </w:pPr>
    </w:p>
    <w:p w14:paraId="0C201526" w14:textId="3B7E8836" w:rsidR="000E4054" w:rsidRDefault="000E4054" w:rsidP="000E4054">
      <w:pPr>
        <w:bidi/>
        <w:spacing w:line="276" w:lineRule="auto"/>
        <w:ind w:left="426"/>
        <w:outlineLvl w:val="1"/>
        <w:rPr>
          <w:rFonts w:ascii="David" w:eastAsia="Times New Roman" w:hAnsi="David" w:cs="David"/>
          <w:b/>
          <w:bCs/>
          <w:sz w:val="26"/>
          <w:szCs w:val="26"/>
          <w:rtl/>
        </w:rPr>
      </w:pPr>
    </w:p>
    <w:p w14:paraId="003C5BDC" w14:textId="3574E765" w:rsidR="000E4054" w:rsidRDefault="000E4054" w:rsidP="000E4054">
      <w:pPr>
        <w:bidi/>
        <w:spacing w:line="276" w:lineRule="auto"/>
        <w:ind w:left="426"/>
        <w:outlineLvl w:val="1"/>
        <w:rPr>
          <w:rFonts w:ascii="David" w:eastAsia="Times New Roman" w:hAnsi="David" w:cs="David"/>
          <w:b/>
          <w:bCs/>
          <w:sz w:val="26"/>
          <w:szCs w:val="26"/>
          <w:rtl/>
        </w:rPr>
      </w:pPr>
    </w:p>
    <w:p w14:paraId="60DDD4DF" w14:textId="4F97ADF7" w:rsidR="000E4054" w:rsidRDefault="000E4054" w:rsidP="000E4054">
      <w:pPr>
        <w:bidi/>
        <w:spacing w:line="276" w:lineRule="auto"/>
        <w:ind w:left="426"/>
        <w:outlineLvl w:val="1"/>
        <w:rPr>
          <w:rFonts w:ascii="David" w:eastAsia="Times New Roman" w:hAnsi="David" w:cs="David"/>
          <w:b/>
          <w:bCs/>
          <w:sz w:val="26"/>
          <w:szCs w:val="26"/>
          <w:rtl/>
        </w:rPr>
      </w:pPr>
    </w:p>
    <w:p w14:paraId="08F9ACD5" w14:textId="2DEA7020" w:rsidR="000E4054" w:rsidRDefault="000E4054" w:rsidP="000E4054">
      <w:pPr>
        <w:bidi/>
        <w:spacing w:line="276" w:lineRule="auto"/>
        <w:ind w:left="426"/>
        <w:outlineLvl w:val="1"/>
        <w:rPr>
          <w:rFonts w:ascii="David" w:eastAsia="Times New Roman" w:hAnsi="David" w:cs="David"/>
          <w:b/>
          <w:bCs/>
          <w:sz w:val="26"/>
          <w:szCs w:val="26"/>
          <w:rtl/>
        </w:rPr>
      </w:pPr>
    </w:p>
    <w:p w14:paraId="15DC4D86" w14:textId="66DF817A" w:rsidR="000E4054" w:rsidRDefault="000E4054" w:rsidP="000E4054">
      <w:pPr>
        <w:bidi/>
        <w:spacing w:line="276" w:lineRule="auto"/>
        <w:ind w:left="426"/>
        <w:outlineLvl w:val="1"/>
        <w:rPr>
          <w:rFonts w:ascii="David" w:eastAsia="Times New Roman" w:hAnsi="David" w:cs="David"/>
          <w:b/>
          <w:bCs/>
          <w:sz w:val="26"/>
          <w:szCs w:val="26"/>
          <w:rtl/>
        </w:rPr>
      </w:pPr>
    </w:p>
    <w:p w14:paraId="277717E3" w14:textId="1B8CBA6E" w:rsidR="000E4054" w:rsidRDefault="000E4054" w:rsidP="000E4054">
      <w:pPr>
        <w:bidi/>
        <w:spacing w:line="276" w:lineRule="auto"/>
        <w:ind w:left="426"/>
        <w:outlineLvl w:val="1"/>
        <w:rPr>
          <w:rFonts w:ascii="David" w:eastAsia="Times New Roman" w:hAnsi="David" w:cs="David"/>
          <w:b/>
          <w:bCs/>
          <w:sz w:val="26"/>
          <w:szCs w:val="26"/>
          <w:rtl/>
        </w:rPr>
      </w:pPr>
    </w:p>
    <w:p w14:paraId="00D8CCD4" w14:textId="227B9FED" w:rsidR="000E4054" w:rsidRDefault="000E4054" w:rsidP="000E4054">
      <w:pPr>
        <w:bidi/>
        <w:spacing w:line="276" w:lineRule="auto"/>
        <w:ind w:left="426"/>
        <w:outlineLvl w:val="1"/>
        <w:rPr>
          <w:rFonts w:ascii="David" w:eastAsia="Times New Roman" w:hAnsi="David" w:cs="David"/>
          <w:b/>
          <w:bCs/>
          <w:sz w:val="26"/>
          <w:szCs w:val="26"/>
          <w:rtl/>
        </w:rPr>
      </w:pPr>
    </w:p>
    <w:p w14:paraId="7BB311CC" w14:textId="02546046" w:rsidR="000E4054" w:rsidRDefault="000E4054" w:rsidP="000E4054">
      <w:pPr>
        <w:bidi/>
        <w:spacing w:line="276" w:lineRule="auto"/>
        <w:ind w:left="426"/>
        <w:outlineLvl w:val="1"/>
        <w:rPr>
          <w:rFonts w:ascii="David" w:eastAsia="Times New Roman" w:hAnsi="David" w:cs="David"/>
          <w:b/>
          <w:bCs/>
          <w:sz w:val="26"/>
          <w:szCs w:val="26"/>
          <w:rtl/>
        </w:rPr>
      </w:pPr>
    </w:p>
    <w:p w14:paraId="79FE1732" w14:textId="00D57D64" w:rsidR="000E4054" w:rsidRDefault="000E4054" w:rsidP="000E4054">
      <w:pPr>
        <w:bidi/>
        <w:spacing w:line="276" w:lineRule="auto"/>
        <w:ind w:left="426"/>
        <w:outlineLvl w:val="1"/>
        <w:rPr>
          <w:rFonts w:ascii="David" w:eastAsia="Times New Roman" w:hAnsi="David" w:cs="David"/>
          <w:b/>
          <w:bCs/>
          <w:sz w:val="26"/>
          <w:szCs w:val="26"/>
          <w:rtl/>
        </w:rPr>
      </w:pPr>
    </w:p>
    <w:p w14:paraId="19381F07" w14:textId="5C19AEB6" w:rsidR="000E4054" w:rsidRDefault="000E4054" w:rsidP="000E4054">
      <w:pPr>
        <w:bidi/>
        <w:spacing w:line="276" w:lineRule="auto"/>
        <w:ind w:left="426"/>
        <w:outlineLvl w:val="1"/>
        <w:rPr>
          <w:rFonts w:ascii="David" w:eastAsia="Times New Roman" w:hAnsi="David" w:cs="David"/>
          <w:b/>
          <w:bCs/>
          <w:sz w:val="26"/>
          <w:szCs w:val="26"/>
          <w:rtl/>
        </w:rPr>
      </w:pPr>
    </w:p>
    <w:p w14:paraId="6050538F" w14:textId="5AD76EE6" w:rsidR="000E4054" w:rsidRDefault="000E4054" w:rsidP="000E4054">
      <w:pPr>
        <w:bidi/>
        <w:spacing w:line="276" w:lineRule="auto"/>
        <w:ind w:left="426"/>
        <w:outlineLvl w:val="1"/>
        <w:rPr>
          <w:rFonts w:ascii="David" w:eastAsia="Times New Roman" w:hAnsi="David" w:cs="David"/>
          <w:b/>
          <w:bCs/>
          <w:sz w:val="26"/>
          <w:szCs w:val="26"/>
          <w:rtl/>
        </w:rPr>
      </w:pPr>
    </w:p>
    <w:p w14:paraId="15C65050" w14:textId="43F1B4E8" w:rsidR="000E4054" w:rsidRDefault="000E4054" w:rsidP="000E4054">
      <w:pPr>
        <w:bidi/>
        <w:spacing w:line="276" w:lineRule="auto"/>
        <w:ind w:left="426"/>
        <w:outlineLvl w:val="1"/>
        <w:rPr>
          <w:rFonts w:ascii="David" w:eastAsia="Times New Roman" w:hAnsi="David" w:cs="David"/>
          <w:b/>
          <w:bCs/>
          <w:sz w:val="26"/>
          <w:szCs w:val="26"/>
          <w:rtl/>
        </w:rPr>
      </w:pPr>
    </w:p>
    <w:p w14:paraId="2AB600D9" w14:textId="5D5F01E5" w:rsidR="000E4054" w:rsidRDefault="000E4054" w:rsidP="000E4054">
      <w:pPr>
        <w:bidi/>
        <w:spacing w:line="276" w:lineRule="auto"/>
        <w:ind w:left="426"/>
        <w:outlineLvl w:val="1"/>
        <w:rPr>
          <w:rFonts w:ascii="David" w:eastAsia="Times New Roman" w:hAnsi="David" w:cs="David"/>
          <w:b/>
          <w:bCs/>
          <w:sz w:val="26"/>
          <w:szCs w:val="26"/>
          <w:rtl/>
        </w:rPr>
      </w:pPr>
    </w:p>
    <w:p w14:paraId="20D88E07" w14:textId="5BAEEFD2" w:rsidR="000E4054" w:rsidRDefault="000E4054" w:rsidP="000E4054">
      <w:pPr>
        <w:bidi/>
        <w:spacing w:line="276" w:lineRule="auto"/>
        <w:ind w:left="426"/>
        <w:outlineLvl w:val="1"/>
        <w:rPr>
          <w:rFonts w:ascii="David" w:eastAsia="Times New Roman" w:hAnsi="David" w:cs="David"/>
          <w:b/>
          <w:bCs/>
          <w:sz w:val="26"/>
          <w:szCs w:val="26"/>
          <w:rtl/>
        </w:rPr>
      </w:pPr>
    </w:p>
    <w:p w14:paraId="52176451" w14:textId="557B1032" w:rsidR="000E4054" w:rsidRPr="00496409" w:rsidRDefault="000E4054" w:rsidP="000E4054">
      <w:pPr>
        <w:bidi/>
        <w:spacing w:line="276" w:lineRule="auto"/>
        <w:outlineLvl w:val="1"/>
        <w:rPr>
          <w:rFonts w:ascii="David" w:eastAsia="Times New Roman" w:hAnsi="David" w:cs="David"/>
          <w:b/>
          <w:bCs/>
          <w:sz w:val="26"/>
          <w:szCs w:val="26"/>
          <w:rtl/>
        </w:rPr>
      </w:pPr>
    </w:p>
    <w:p w14:paraId="122A70A6" w14:textId="650F68D6" w:rsidR="00496409" w:rsidRPr="00496409" w:rsidRDefault="002127BB" w:rsidP="00BB0425">
      <w:pPr>
        <w:pStyle w:val="a6"/>
        <w:numPr>
          <w:ilvl w:val="0"/>
          <w:numId w:val="22"/>
        </w:numPr>
        <w:bidi/>
        <w:spacing w:line="276" w:lineRule="auto"/>
        <w:outlineLvl w:val="0"/>
        <w:rPr>
          <w:rFonts w:ascii="David" w:hAnsi="David" w:cs="David"/>
          <w:b/>
          <w:bCs/>
          <w:sz w:val="28"/>
          <w:szCs w:val="28"/>
        </w:rPr>
      </w:pPr>
      <w:bookmarkStart w:id="40" w:name="_Toc180748007"/>
      <w:bookmarkStart w:id="41" w:name="_Toc180771638"/>
      <w:bookmarkStart w:id="42" w:name="_Toc180865274"/>
      <w:bookmarkStart w:id="43" w:name="_Toc182072381"/>
      <w:r w:rsidRPr="00AA62BB">
        <w:rPr>
          <w:rFonts w:ascii="David" w:hAnsi="David" w:cs="David"/>
          <w:b/>
          <w:bCs/>
          <w:sz w:val="28"/>
          <w:szCs w:val="28"/>
          <w:rtl/>
        </w:rPr>
        <w:t>מבוא</w:t>
      </w:r>
      <w:bookmarkEnd w:id="40"/>
      <w:bookmarkEnd w:id="41"/>
      <w:bookmarkEnd w:id="42"/>
      <w:bookmarkEnd w:id="43"/>
      <w:r w:rsidR="00A25A7F" w:rsidRPr="001E7E96">
        <w:rPr>
          <w:rFonts w:ascii="David" w:hAnsi="David" w:cs="David"/>
          <w:b/>
          <w:bCs/>
          <w:sz w:val="28"/>
          <w:szCs w:val="28"/>
        </w:rPr>
        <w:t> </w:t>
      </w:r>
    </w:p>
    <w:p w14:paraId="6D198CC8" w14:textId="77777777" w:rsidR="00496409" w:rsidRDefault="00496409" w:rsidP="000E4054">
      <w:pPr>
        <w:pStyle w:val="a6"/>
        <w:bidi/>
        <w:spacing w:line="276" w:lineRule="auto"/>
        <w:ind w:left="360"/>
        <w:rPr>
          <w:rFonts w:ascii="David" w:eastAsia="Times New Roman" w:hAnsi="David" w:cs="David"/>
          <w:sz w:val="24"/>
          <w:szCs w:val="24"/>
          <w:rtl/>
        </w:rPr>
      </w:pPr>
      <w:bookmarkStart w:id="44" w:name="_Toc180748008"/>
      <w:bookmarkStart w:id="45" w:name="_Toc180771639"/>
      <w:bookmarkStart w:id="46" w:name="_Toc180748009"/>
      <w:bookmarkStart w:id="47" w:name="_Toc180771640"/>
      <w:r w:rsidRPr="00B40B23">
        <w:rPr>
          <w:rFonts w:ascii="David" w:eastAsia="Times New Roman" w:hAnsi="David" w:cs="David"/>
          <w:sz w:val="24"/>
          <w:szCs w:val="24"/>
          <w:rtl/>
        </w:rPr>
        <w:t>בית לוינשטיין הינו בית חולים המתמ</w:t>
      </w:r>
      <w:r>
        <w:rPr>
          <w:rFonts w:ascii="David" w:eastAsia="Times New Roman" w:hAnsi="David" w:cs="David"/>
          <w:sz w:val="24"/>
          <w:szCs w:val="24"/>
          <w:rtl/>
        </w:rPr>
        <w:t>חה בשיקום פיזי, נפשי, ורפואי של</w:t>
      </w:r>
      <w:r>
        <w:rPr>
          <w:rFonts w:ascii="David" w:eastAsia="Times New Roman" w:hAnsi="David" w:cs="David" w:hint="cs"/>
          <w:sz w:val="24"/>
          <w:szCs w:val="24"/>
          <w:rtl/>
        </w:rPr>
        <w:t xml:space="preserve"> </w:t>
      </w:r>
      <w:r w:rsidRPr="00B40B23">
        <w:rPr>
          <w:rFonts w:ascii="David" w:eastAsia="Times New Roman" w:hAnsi="David" w:cs="David"/>
          <w:sz w:val="24"/>
          <w:szCs w:val="24"/>
          <w:rtl/>
        </w:rPr>
        <w:t>חולים עם מגבלות פיזיות. לבית לוינשטיין כחלק מהשיקום הפיזי מספר מתקני כושר ואחד מהם הוא מתקן פדלים שמשמש עבור מטופלים לשיקום הגפיים ,ואף לחלק מהמטופלים פשוט פעילות גופנית כדי למנוע התנוונות .</w:t>
      </w:r>
      <w:bookmarkEnd w:id="44"/>
      <w:bookmarkEnd w:id="45"/>
    </w:p>
    <w:p w14:paraId="5FC10CCB" w14:textId="547E4DE7" w:rsidR="002127BB" w:rsidRPr="001D2763" w:rsidRDefault="00D86A9F" w:rsidP="001E7E96">
      <w:pPr>
        <w:pStyle w:val="a6"/>
        <w:bidi/>
        <w:spacing w:line="276" w:lineRule="auto"/>
        <w:ind w:left="418"/>
        <w:outlineLvl w:val="0"/>
        <w:rPr>
          <w:rFonts w:ascii="David" w:hAnsi="David" w:cs="David"/>
          <w:b/>
          <w:bCs/>
          <w:sz w:val="28"/>
          <w:szCs w:val="28"/>
          <w:rtl/>
        </w:rPr>
      </w:pPr>
      <w:bookmarkStart w:id="48" w:name="_Toc180865275"/>
      <w:bookmarkStart w:id="49" w:name="_Toc180875561"/>
      <w:bookmarkStart w:id="50" w:name="_Toc180875901"/>
      <w:bookmarkStart w:id="51" w:name="_Toc180885472"/>
      <w:bookmarkStart w:id="52" w:name="_Toc182072382"/>
      <w:r>
        <w:rPr>
          <w:rFonts w:ascii="David" w:hAnsi="David" w:cs="David"/>
          <w:noProof/>
          <w:rtl/>
        </w:rPr>
        <mc:AlternateContent>
          <mc:Choice Requires="wps">
            <w:drawing>
              <wp:anchor distT="0" distB="0" distL="114300" distR="114300" simplePos="0" relativeHeight="251648000" behindDoc="0" locked="0" layoutInCell="1" allowOverlap="1" wp14:anchorId="6E0810FB" wp14:editId="5B459FEC">
                <wp:simplePos x="0" y="0"/>
                <wp:positionH relativeFrom="column">
                  <wp:posOffset>-4317365</wp:posOffset>
                </wp:positionH>
                <wp:positionV relativeFrom="paragraph">
                  <wp:posOffset>92710</wp:posOffset>
                </wp:positionV>
                <wp:extent cx="2390775" cy="258445"/>
                <wp:effectExtent l="0" t="0" r="0" b="0"/>
                <wp:wrapThrough wrapText="bothSides">
                  <wp:wrapPolygon edited="0">
                    <wp:start x="0" y="0"/>
                    <wp:lineTo x="0" y="20698"/>
                    <wp:lineTo x="21514" y="20698"/>
                    <wp:lineTo x="21514" y="0"/>
                    <wp:lineTo x="0" y="0"/>
                  </wp:wrapPolygon>
                </wp:wrapThrough>
                <wp:docPr id="14" name="תיבת טקסט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90775" cy="258445"/>
                        </a:xfrm>
                        <a:prstGeom prst="rect">
                          <a:avLst/>
                        </a:prstGeom>
                        <a:solidFill>
                          <a:prstClr val="white"/>
                        </a:solidFill>
                        <a:ln>
                          <a:noFill/>
                        </a:ln>
                      </wps:spPr>
                      <wps:txbx>
                        <w:txbxContent>
                          <w:p w14:paraId="284CDB53" w14:textId="2FD6D7EB" w:rsidR="00F92078" w:rsidRPr="007C411A" w:rsidRDefault="00F92078" w:rsidP="001C6D92">
                            <w:pPr>
                              <w:pStyle w:val="a4"/>
                              <w:bidi/>
                              <w:rPr>
                                <w:rFonts w:eastAsia="Times New Roman" w:cs="David"/>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6E0810FB" id="_x0000_t202" coordsize="21600,21600" o:spt="202" path="m,l,21600r21600,l21600,xe">
                <v:stroke joinstyle="miter"/>
                <v:path gradientshapeok="t" o:connecttype="rect"/>
              </v:shapetype>
              <v:shape id="תיבת טקסט 14" o:spid="_x0000_s1026" type="#_x0000_t202" style="position:absolute;left:0;text-align:left;margin-left:-339.95pt;margin-top:7.3pt;width:188.25pt;height:20.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" stroked="f">
                <v:path arrowok="t"/>
                <v:textbox style="mso-fit-shape-to-text:t" inset="0,0,0,0">
                  <w:txbxContent>
                    <w:p w14:paraId="284CDB53" w14:textId="2FD6D7EB" w:rsidR="00F92078" w:rsidRPr="007C411A" w:rsidRDefault="00F92078" w:rsidP="001C6D92">
                      <w:pPr>
                        <w:pStyle w:val="a4"/>
                        <w:bidi/>
                        <w:rPr>
                          <w:rFonts w:eastAsia="Times New Roman" w:cs="David"/>
                          <w:noProof/>
                          <w:szCs w:val="24"/>
                        </w:rPr>
                      </w:pPr>
                    </w:p>
                  </w:txbxContent>
                </v:textbox>
                <w10:wrap type="through"/>
              </v:shape>
            </w:pict>
          </mc:Fallback>
        </mc:AlternateContent>
      </w:r>
      <w:bookmarkEnd w:id="46"/>
      <w:bookmarkEnd w:id="47"/>
      <w:bookmarkEnd w:id="48"/>
      <w:bookmarkEnd w:id="49"/>
      <w:bookmarkEnd w:id="50"/>
      <w:bookmarkEnd w:id="51"/>
      <w:bookmarkEnd w:id="52"/>
    </w:p>
    <w:p w14:paraId="09544BCA" w14:textId="552F76B1" w:rsidR="00B40B23" w:rsidRPr="001E0C4D" w:rsidRDefault="003941E7">
      <w:pPr>
        <w:pStyle w:val="a6"/>
        <w:numPr>
          <w:ilvl w:val="1"/>
          <w:numId w:val="22"/>
        </w:numPr>
        <w:bidi/>
        <w:spacing w:line="276" w:lineRule="auto"/>
        <w:outlineLvl w:val="1"/>
        <w:rPr>
          <w:rFonts w:ascii="David" w:eastAsia="Times New Roman" w:hAnsi="David" w:cs="David"/>
          <w:b/>
          <w:bCs/>
          <w:sz w:val="28"/>
          <w:szCs w:val="28"/>
        </w:rPr>
        <w:pPrChange w:id="53" w:author="ירון" w:date="2024-02-01T14:27:00Z">
          <w:pPr>
            <w:pStyle w:val="a6"/>
            <w:numPr>
              <w:numId w:val="22"/>
            </w:numPr>
            <w:bidi/>
            <w:spacing w:line="276" w:lineRule="auto"/>
            <w:ind w:left="360" w:hanging="360"/>
            <w:jc w:val="both"/>
          </w:pPr>
        </w:pPrChange>
      </w:pPr>
      <w:bookmarkStart w:id="54" w:name="_Toc153827773"/>
      <w:bookmarkStart w:id="55" w:name="_Toc180748010"/>
      <w:bookmarkStart w:id="56" w:name="_Toc180771641"/>
      <w:bookmarkStart w:id="57" w:name="_Toc180865276"/>
      <w:bookmarkStart w:id="58" w:name="_Toc182072383"/>
      <w:r w:rsidRPr="001E0C4D">
        <w:rPr>
          <w:rFonts w:ascii="David" w:eastAsia="Times New Roman" w:hAnsi="David" w:cs="David"/>
          <w:b/>
          <w:bCs/>
          <w:sz w:val="28"/>
          <w:szCs w:val="28"/>
          <w:rtl/>
        </w:rPr>
        <w:t>הגדרת הבעיה</w:t>
      </w:r>
      <w:bookmarkEnd w:id="54"/>
      <w:bookmarkEnd w:id="55"/>
      <w:bookmarkEnd w:id="56"/>
      <w:bookmarkEnd w:id="57"/>
      <w:bookmarkEnd w:id="58"/>
    </w:p>
    <w:p w14:paraId="728548C3" w14:textId="4BA76E2E" w:rsidR="001E7E96" w:rsidRPr="00F92078" w:rsidRDefault="008D2509" w:rsidP="00F92078">
      <w:pPr>
        <w:pStyle w:val="a6"/>
        <w:bidi/>
        <w:spacing w:line="276" w:lineRule="auto"/>
        <w:ind w:left="432"/>
        <w:rPr>
          <w:rFonts w:ascii="David" w:eastAsia="Times New Roman" w:hAnsi="David" w:cs="David"/>
          <w:b/>
          <w:bCs/>
          <w:sz w:val="26"/>
          <w:szCs w:val="26"/>
          <w:rtl/>
        </w:rPr>
      </w:pPr>
      <w:bookmarkStart w:id="59" w:name="_Toc180748011"/>
      <w:bookmarkStart w:id="60" w:name="_Toc180771642"/>
      <w:r w:rsidRPr="00B40B23">
        <w:rPr>
          <w:rFonts w:ascii="David" w:eastAsia="Times New Roman" w:hAnsi="David" w:cs="David"/>
          <w:sz w:val="24"/>
          <w:szCs w:val="24"/>
          <w:rtl/>
        </w:rPr>
        <w:t xml:space="preserve">בעולם השיקום, מתקני פדלים הופכים לכלי חיוני </w:t>
      </w:r>
      <w:r w:rsidRPr="00B40B23">
        <w:rPr>
          <w:rFonts w:ascii="David" w:eastAsia="Times New Roman" w:hAnsi="David" w:cs="David" w:hint="cs"/>
          <w:sz w:val="24"/>
          <w:szCs w:val="24"/>
          <w:rtl/>
        </w:rPr>
        <w:t>המקל</w:t>
      </w:r>
      <w:r w:rsidRPr="00B40B23">
        <w:rPr>
          <w:rFonts w:ascii="David" w:eastAsia="Times New Roman" w:hAnsi="David" w:cs="David"/>
          <w:sz w:val="24"/>
          <w:szCs w:val="24"/>
          <w:rtl/>
        </w:rPr>
        <w:t xml:space="preserve"> על מטופלים במהלך שיקומם. למטופלים </w:t>
      </w:r>
      <w:r w:rsidRPr="00B40B23">
        <w:rPr>
          <w:rFonts w:ascii="David" w:eastAsia="Times New Roman" w:hAnsi="David" w:cs="David" w:hint="cs"/>
          <w:sz w:val="24"/>
          <w:szCs w:val="24"/>
          <w:rtl/>
        </w:rPr>
        <w:t>אין רצון ומוטיבציה</w:t>
      </w:r>
      <w:r w:rsidRPr="00B40B23">
        <w:rPr>
          <w:rFonts w:ascii="David" w:eastAsia="Times New Roman" w:hAnsi="David" w:cs="David"/>
          <w:sz w:val="24"/>
          <w:szCs w:val="24"/>
          <w:rtl/>
        </w:rPr>
        <w:t xml:space="preserve"> לדווש, </w:t>
      </w:r>
      <w:r w:rsidRPr="00B40B23">
        <w:rPr>
          <w:rFonts w:ascii="David" w:eastAsia="Times New Roman" w:hAnsi="David" w:cs="David" w:hint="cs"/>
          <w:sz w:val="24"/>
          <w:szCs w:val="24"/>
          <w:rtl/>
        </w:rPr>
        <w:t xml:space="preserve">וכדי </w:t>
      </w:r>
      <w:r w:rsidRPr="00B40B23">
        <w:rPr>
          <w:rFonts w:ascii="David" w:eastAsia="Times New Roman" w:hAnsi="David" w:cs="David"/>
          <w:sz w:val="24"/>
          <w:szCs w:val="24"/>
          <w:rtl/>
        </w:rPr>
        <w:t xml:space="preserve">להשגיח עליהם כל הזמן </w:t>
      </w:r>
      <w:r w:rsidRPr="00B40B23">
        <w:rPr>
          <w:rFonts w:ascii="David" w:eastAsia="Times New Roman" w:hAnsi="David" w:cs="David" w:hint="cs"/>
          <w:sz w:val="24"/>
          <w:szCs w:val="24"/>
          <w:rtl/>
        </w:rPr>
        <w:t>דרוש</w:t>
      </w:r>
      <w:r w:rsidRPr="00B40B23">
        <w:rPr>
          <w:rFonts w:ascii="David" w:eastAsia="Times New Roman" w:hAnsi="David" w:cs="David"/>
          <w:sz w:val="24"/>
          <w:szCs w:val="24"/>
          <w:rtl/>
        </w:rPr>
        <w:t xml:space="preserve"> כוח אדם שאינו </w:t>
      </w:r>
      <w:r w:rsidRPr="00B40B23">
        <w:rPr>
          <w:rFonts w:ascii="David" w:eastAsia="Times New Roman" w:hAnsi="David" w:cs="David" w:hint="cs"/>
          <w:sz w:val="24"/>
          <w:szCs w:val="24"/>
          <w:rtl/>
        </w:rPr>
        <w:t>זמין תמיד</w:t>
      </w:r>
      <w:r w:rsidRPr="00B40B23">
        <w:rPr>
          <w:rFonts w:ascii="David" w:eastAsia="Times New Roman" w:hAnsi="David" w:cs="David"/>
          <w:sz w:val="24"/>
          <w:szCs w:val="24"/>
          <w:rtl/>
        </w:rPr>
        <w:t xml:space="preserve">. מתקני הפדלים שלנו מספקים להם את התמיכה </w:t>
      </w:r>
      <w:r w:rsidR="00F92078">
        <w:rPr>
          <w:rFonts w:ascii="David" w:eastAsia="Times New Roman" w:hAnsi="David" w:cs="David" w:hint="cs"/>
          <w:sz w:val="24"/>
          <w:szCs w:val="24"/>
          <w:rtl/>
        </w:rPr>
        <w:t xml:space="preserve">והמוטיבציה </w:t>
      </w:r>
      <w:r w:rsidR="00F92078">
        <w:rPr>
          <w:rFonts w:ascii="David" w:eastAsia="Times New Roman" w:hAnsi="David" w:cs="David" w:hint="cs"/>
          <w:sz w:val="24"/>
          <w:szCs w:val="24"/>
        </w:rPr>
        <w:t xml:space="preserve"> </w:t>
      </w:r>
      <w:r w:rsidRPr="00B40B23">
        <w:rPr>
          <w:rFonts w:ascii="David" w:eastAsia="Times New Roman" w:hAnsi="David" w:cs="David"/>
          <w:sz w:val="24"/>
          <w:szCs w:val="24"/>
          <w:rtl/>
        </w:rPr>
        <w:t xml:space="preserve">החשובה והמתמשכת שזקוקים כדי לקדם את </w:t>
      </w:r>
      <w:r w:rsidRPr="00B40B23">
        <w:rPr>
          <w:rFonts w:ascii="David" w:eastAsia="Times New Roman" w:hAnsi="David" w:cs="David" w:hint="cs"/>
          <w:sz w:val="24"/>
          <w:szCs w:val="24"/>
          <w:rtl/>
        </w:rPr>
        <w:t>ההתקדמות</w:t>
      </w:r>
      <w:r w:rsidRPr="00B40B23">
        <w:rPr>
          <w:rFonts w:ascii="David" w:eastAsia="Times New Roman" w:hAnsi="David" w:cs="David"/>
          <w:sz w:val="24"/>
          <w:szCs w:val="24"/>
          <w:rtl/>
        </w:rPr>
        <w:t xml:space="preserve"> ולחזק את הגפיים בדרך יעילה ונעימה</w:t>
      </w:r>
      <w:r w:rsidRPr="00B40B23">
        <w:rPr>
          <w:rFonts w:ascii="David" w:eastAsia="Times New Roman" w:hAnsi="David" w:cs="David" w:hint="cs"/>
          <w:sz w:val="24"/>
          <w:szCs w:val="24"/>
          <w:rtl/>
        </w:rPr>
        <w:t>.</w:t>
      </w:r>
      <w:bookmarkEnd w:id="59"/>
      <w:bookmarkEnd w:id="60"/>
    </w:p>
    <w:p w14:paraId="31678799" w14:textId="77777777" w:rsidR="001D2763" w:rsidRPr="00B40B23" w:rsidRDefault="001D2763" w:rsidP="001D2763">
      <w:pPr>
        <w:pStyle w:val="a6"/>
        <w:bidi/>
        <w:spacing w:line="276" w:lineRule="auto"/>
        <w:ind w:left="432"/>
        <w:rPr>
          <w:ins w:id="61" w:author="ירון" w:date="2024-02-01T14:27:00Z"/>
          <w:rFonts w:ascii="David" w:eastAsia="Times New Roman" w:hAnsi="David" w:cs="David"/>
          <w:sz w:val="24"/>
          <w:szCs w:val="24"/>
          <w:rtl/>
        </w:rPr>
      </w:pPr>
    </w:p>
    <w:p w14:paraId="48896844" w14:textId="77777777" w:rsidR="00F92078" w:rsidRPr="005C4E0D" w:rsidRDefault="00F92078" w:rsidP="00F92078">
      <w:pPr>
        <w:pStyle w:val="a6"/>
        <w:numPr>
          <w:ilvl w:val="0"/>
          <w:numId w:val="22"/>
        </w:numPr>
        <w:bidi/>
        <w:spacing w:line="276" w:lineRule="auto"/>
        <w:outlineLvl w:val="0"/>
        <w:rPr>
          <w:rFonts w:ascii="David" w:eastAsia="Times New Roman" w:hAnsi="David" w:cs="David"/>
          <w:sz w:val="28"/>
          <w:szCs w:val="28"/>
        </w:rPr>
      </w:pPr>
      <w:bookmarkStart w:id="62" w:name="_Toc182072384"/>
      <w:r w:rsidRPr="005C4E0D">
        <w:rPr>
          <w:rFonts w:ascii="David" w:eastAsia="Times New Roman" w:hAnsi="David" w:cs="David" w:hint="cs"/>
          <w:b/>
          <w:bCs/>
          <w:sz w:val="28"/>
          <w:szCs w:val="28"/>
          <w:rtl/>
        </w:rPr>
        <w:t>מטרת הפרויקט</w:t>
      </w:r>
      <w:bookmarkEnd w:id="62"/>
    </w:p>
    <w:p w14:paraId="5A71E486" w14:textId="77777777" w:rsidR="00F92078" w:rsidRDefault="00F92078" w:rsidP="00F92078">
      <w:pPr>
        <w:pStyle w:val="a6"/>
        <w:bidi/>
        <w:spacing w:line="276" w:lineRule="auto"/>
        <w:ind w:left="432"/>
        <w:rPr>
          <w:rFonts w:ascii="David" w:eastAsia="Times New Roman" w:hAnsi="David" w:cs="David"/>
          <w:sz w:val="24"/>
          <w:szCs w:val="24"/>
          <w:rtl/>
        </w:rPr>
      </w:pPr>
      <w:r w:rsidRPr="00B40B23">
        <w:rPr>
          <w:rFonts w:ascii="David" w:hAnsi="David" w:cs="David"/>
          <w:sz w:val="24"/>
          <w:szCs w:val="24"/>
          <w:rtl/>
        </w:rPr>
        <w:t>הפרויקט נחוץ עבור מטופלים שמתקשים להניע את רגליהם או ידיהם ,ויש להחדיר בהם מוטיבציה , הפרויקט יעזור גם למטפלים ולמטופלים לעקוב אחר התקדמותם ולקבוע להם יעדים חדשים ובכך לקדם את תהליך השיקום.</w:t>
      </w:r>
    </w:p>
    <w:p w14:paraId="545D4CC0" w14:textId="77777777" w:rsidR="00F92078" w:rsidRPr="00F92078" w:rsidRDefault="00F92078" w:rsidP="00F92078">
      <w:pPr>
        <w:pStyle w:val="a6"/>
        <w:bidi/>
        <w:spacing w:line="276" w:lineRule="auto"/>
        <w:ind w:left="360"/>
        <w:outlineLvl w:val="0"/>
        <w:rPr>
          <w:rFonts w:ascii="David" w:hAnsi="David" w:cs="David"/>
          <w:sz w:val="24"/>
          <w:szCs w:val="24"/>
        </w:rPr>
      </w:pPr>
    </w:p>
    <w:p w14:paraId="321003FE" w14:textId="7B7F0E87" w:rsidR="002F3AA0" w:rsidRDefault="00B40B23" w:rsidP="00F92078">
      <w:pPr>
        <w:pStyle w:val="a6"/>
        <w:numPr>
          <w:ilvl w:val="0"/>
          <w:numId w:val="22"/>
        </w:numPr>
        <w:bidi/>
        <w:spacing w:line="276" w:lineRule="auto"/>
        <w:outlineLvl w:val="0"/>
        <w:rPr>
          <w:rFonts w:ascii="David" w:hAnsi="David" w:cs="David"/>
          <w:sz w:val="24"/>
          <w:szCs w:val="24"/>
        </w:rPr>
      </w:pPr>
      <w:bookmarkStart w:id="63" w:name="_Toc182072385"/>
      <w:r w:rsidRPr="00AA62BB">
        <w:rPr>
          <w:rFonts w:ascii="David" w:eastAsia="Times New Roman" w:hAnsi="David" w:cs="David"/>
          <w:b/>
          <w:bCs/>
          <w:sz w:val="28"/>
          <w:szCs w:val="28"/>
          <w:rtl/>
        </w:rPr>
        <w:t>סקירת ספרות</w:t>
      </w:r>
      <w:r w:rsidR="00FA3357">
        <w:rPr>
          <w:rFonts w:ascii="David" w:hAnsi="David" w:cs="David" w:hint="cs"/>
          <w:sz w:val="24"/>
          <w:szCs w:val="24"/>
          <w:rtl/>
        </w:rPr>
        <w:t xml:space="preserve"> </w:t>
      </w:r>
      <w:r w:rsidR="00FA3357" w:rsidRPr="00FA3357">
        <w:rPr>
          <w:rFonts w:ascii="David" w:hAnsi="David" w:cs="David"/>
          <w:b/>
          <w:bCs/>
          <w:sz w:val="28"/>
          <w:szCs w:val="28"/>
          <w:rtl/>
        </w:rPr>
        <w:t>–</w:t>
      </w:r>
      <w:r w:rsidR="00FA3357" w:rsidRPr="00FA3357">
        <w:rPr>
          <w:rFonts w:ascii="David" w:hAnsi="David" w:cs="David" w:hint="cs"/>
          <w:b/>
          <w:bCs/>
          <w:sz w:val="28"/>
          <w:szCs w:val="28"/>
          <w:rtl/>
        </w:rPr>
        <w:t xml:space="preserve"> פתרונות קיימים</w:t>
      </w:r>
      <w:bookmarkEnd w:id="63"/>
    </w:p>
    <w:p w14:paraId="50DF3A34" w14:textId="77777777" w:rsidR="00F92078" w:rsidRPr="001D2763" w:rsidRDefault="00F92078" w:rsidP="00F92078">
      <w:pPr>
        <w:pStyle w:val="a6"/>
        <w:bidi/>
        <w:spacing w:line="276" w:lineRule="auto"/>
        <w:ind w:left="360"/>
        <w:rPr>
          <w:rFonts w:ascii="David" w:hAnsi="David" w:cs="David"/>
          <w:sz w:val="24"/>
          <w:szCs w:val="24"/>
          <w:rtl/>
        </w:rPr>
      </w:pPr>
      <w:sdt>
        <w:sdtPr>
          <w:rPr>
            <w:rFonts w:ascii="David" w:hAnsi="David" w:cs="David"/>
            <w:sz w:val="24"/>
            <w:szCs w:val="24"/>
            <w:rtl/>
          </w:rPr>
          <w:tag w:val="goog_rdk_134"/>
          <w:id w:val="2116320617"/>
        </w:sdtPr>
        <w:sdtContent>
          <w:r w:rsidRPr="001D2763">
            <w:rPr>
              <w:rFonts w:ascii="David" w:eastAsia="Arial" w:hAnsi="David" w:cs="David"/>
              <w:color w:val="1D2125"/>
              <w:sz w:val="24"/>
              <w:szCs w:val="24"/>
              <w:highlight w:val="white"/>
              <w:rtl/>
            </w:rPr>
            <w:t xml:space="preserve"> כיום</w:t>
          </w:r>
        </w:sdtContent>
      </w:sdt>
      <w:r w:rsidRPr="001D2763">
        <w:rPr>
          <w:rFonts w:ascii="David" w:eastAsia="Quattrocento Sans" w:hAnsi="David" w:cs="David"/>
          <w:color w:val="1D2125"/>
          <w:sz w:val="24"/>
          <w:szCs w:val="24"/>
          <w:highlight w:val="white"/>
          <w:rtl/>
        </w:rPr>
        <w:t xml:space="preserve"> </w:t>
      </w:r>
      <w:sdt>
        <w:sdtPr>
          <w:rPr>
            <w:rFonts w:ascii="David" w:hAnsi="David" w:cs="David"/>
            <w:sz w:val="24"/>
            <w:szCs w:val="24"/>
            <w:rtl/>
          </w:rPr>
          <w:tag w:val="goog_rdk_135"/>
          <w:id w:val="-1982994470"/>
        </w:sdtPr>
        <w:sdtContent>
          <w:r w:rsidRPr="001D2763">
            <w:rPr>
              <w:rFonts w:ascii="David" w:eastAsia="Arial" w:hAnsi="David" w:cs="David"/>
              <w:color w:val="1D2125"/>
              <w:sz w:val="24"/>
              <w:szCs w:val="24"/>
              <w:highlight w:val="white"/>
              <w:rtl/>
            </w:rPr>
            <w:t>יש</w:t>
          </w:r>
        </w:sdtContent>
      </w:sdt>
      <w:r w:rsidRPr="001D2763">
        <w:rPr>
          <w:rFonts w:ascii="David" w:eastAsia="Quattrocento Sans" w:hAnsi="David" w:cs="David"/>
          <w:color w:val="1D2125"/>
          <w:sz w:val="24"/>
          <w:szCs w:val="24"/>
          <w:highlight w:val="white"/>
          <w:rtl/>
        </w:rPr>
        <w:t xml:space="preserve"> </w:t>
      </w:r>
      <w:sdt>
        <w:sdtPr>
          <w:rPr>
            <w:rFonts w:ascii="David" w:hAnsi="David" w:cs="David"/>
            <w:sz w:val="24"/>
            <w:szCs w:val="24"/>
            <w:rtl/>
          </w:rPr>
          <w:tag w:val="goog_rdk_136"/>
          <w:id w:val="233984208"/>
        </w:sdtPr>
        <w:sdtContent>
          <w:r w:rsidRPr="001D2763">
            <w:rPr>
              <w:rFonts w:ascii="David" w:eastAsia="Arial" w:hAnsi="David" w:cs="David"/>
              <w:color w:val="1D2125"/>
              <w:sz w:val="24"/>
              <w:szCs w:val="24"/>
              <w:highlight w:val="white"/>
              <w:rtl/>
            </w:rPr>
            <w:t>פתרונות</w:t>
          </w:r>
        </w:sdtContent>
      </w:sdt>
      <w:r w:rsidRPr="001D2763">
        <w:rPr>
          <w:rFonts w:ascii="David" w:eastAsia="Quattrocento Sans" w:hAnsi="David" w:cs="David"/>
          <w:color w:val="1D2125"/>
          <w:sz w:val="24"/>
          <w:szCs w:val="24"/>
          <w:highlight w:val="white"/>
          <w:rtl/>
        </w:rPr>
        <w:t xml:space="preserve"> </w:t>
      </w:r>
      <w:sdt>
        <w:sdtPr>
          <w:rPr>
            <w:rFonts w:ascii="David" w:hAnsi="David" w:cs="David"/>
            <w:sz w:val="24"/>
            <w:szCs w:val="24"/>
            <w:rtl/>
          </w:rPr>
          <w:tag w:val="goog_rdk_137"/>
          <w:id w:val="-2029013726"/>
        </w:sdtPr>
        <w:sdtContent>
          <w:r w:rsidRPr="001D2763">
            <w:rPr>
              <w:rFonts w:ascii="David" w:eastAsia="Arial" w:hAnsi="David" w:cs="David"/>
              <w:color w:val="1D2125"/>
              <w:sz w:val="24"/>
              <w:szCs w:val="24"/>
              <w:highlight w:val="white"/>
              <w:rtl/>
            </w:rPr>
            <w:t>עבור</w:t>
          </w:r>
        </w:sdtContent>
      </w:sdt>
      <w:r w:rsidRPr="001D2763">
        <w:rPr>
          <w:rFonts w:ascii="David" w:eastAsia="Quattrocento Sans" w:hAnsi="David" w:cs="David"/>
          <w:color w:val="1D2125"/>
          <w:sz w:val="24"/>
          <w:szCs w:val="24"/>
          <w:highlight w:val="white"/>
          <w:rtl/>
        </w:rPr>
        <w:t xml:space="preserve"> </w:t>
      </w:r>
      <w:sdt>
        <w:sdtPr>
          <w:rPr>
            <w:rFonts w:ascii="David" w:hAnsi="David" w:cs="David"/>
            <w:sz w:val="24"/>
            <w:szCs w:val="24"/>
            <w:rtl/>
          </w:rPr>
          <w:tag w:val="goog_rdk_138"/>
          <w:id w:val="795795080"/>
        </w:sdtPr>
        <w:sdtContent>
          <w:r w:rsidRPr="001D2763">
            <w:rPr>
              <w:rFonts w:ascii="David" w:eastAsia="Arial" w:hAnsi="David" w:cs="David"/>
              <w:color w:val="1D2125"/>
              <w:sz w:val="24"/>
              <w:szCs w:val="24"/>
              <w:highlight w:val="white"/>
              <w:rtl/>
            </w:rPr>
            <w:t>אופניים</w:t>
          </w:r>
        </w:sdtContent>
      </w:sdt>
      <w:r w:rsidRPr="001D2763">
        <w:rPr>
          <w:rFonts w:ascii="David" w:eastAsia="Quattrocento Sans" w:hAnsi="David" w:cs="David"/>
          <w:color w:val="1D2125"/>
          <w:sz w:val="24"/>
          <w:szCs w:val="24"/>
          <w:highlight w:val="white"/>
          <w:rtl/>
        </w:rPr>
        <w:t xml:space="preserve"> </w:t>
      </w:r>
      <w:sdt>
        <w:sdtPr>
          <w:rPr>
            <w:rFonts w:ascii="David" w:hAnsi="David" w:cs="David"/>
            <w:sz w:val="24"/>
            <w:szCs w:val="24"/>
            <w:rtl/>
          </w:rPr>
          <w:tag w:val="goog_rdk_139"/>
          <w:id w:val="-2083978712"/>
        </w:sdtPr>
        <w:sdtContent>
          <w:r w:rsidRPr="001D2763">
            <w:rPr>
              <w:rFonts w:ascii="David" w:eastAsia="Arial" w:hAnsi="David" w:cs="David"/>
              <w:color w:val="1D2125"/>
              <w:sz w:val="24"/>
              <w:szCs w:val="24"/>
              <w:highlight w:val="white"/>
              <w:rtl/>
            </w:rPr>
            <w:t>רגילות</w:t>
          </w:r>
        </w:sdtContent>
      </w:sdt>
      <w:r w:rsidRPr="001D2763">
        <w:rPr>
          <w:rFonts w:ascii="David" w:eastAsia="Quattrocento Sans" w:hAnsi="David" w:cs="David"/>
          <w:color w:val="1D2125"/>
          <w:sz w:val="24"/>
          <w:szCs w:val="24"/>
          <w:highlight w:val="white"/>
          <w:rtl/>
        </w:rPr>
        <w:t xml:space="preserve"> </w:t>
      </w:r>
      <w:sdt>
        <w:sdtPr>
          <w:rPr>
            <w:rFonts w:ascii="David" w:hAnsi="David" w:cs="David"/>
            <w:sz w:val="24"/>
            <w:szCs w:val="24"/>
            <w:rtl/>
          </w:rPr>
          <w:tag w:val="goog_rdk_140"/>
          <w:id w:val="-224607679"/>
        </w:sdtPr>
        <w:sdtContent>
          <w:r w:rsidRPr="001D2763">
            <w:rPr>
              <w:rFonts w:ascii="David" w:eastAsia="Arial" w:hAnsi="David" w:cs="David"/>
              <w:color w:val="1D2125"/>
              <w:sz w:val="24"/>
              <w:szCs w:val="24"/>
              <w:highlight w:val="white"/>
              <w:rtl/>
            </w:rPr>
            <w:t>בעיקר</w:t>
          </w:r>
          <w:r w:rsidRPr="001D2763">
            <w:rPr>
              <w:rFonts w:ascii="David" w:eastAsia="Arial" w:hAnsi="David" w:cs="David"/>
              <w:color w:val="1D2125"/>
              <w:sz w:val="24"/>
              <w:szCs w:val="24"/>
              <w:rtl/>
            </w:rPr>
            <w:t xml:space="preserve"> לדוגמא </w:t>
          </w:r>
          <w:hyperlink r:id="rId9" w:history="1">
            <w:r w:rsidRPr="001D2763">
              <w:rPr>
                <w:rStyle w:val="Hyperlink"/>
                <w:rFonts w:ascii="David" w:eastAsia="Arial" w:hAnsi="David" w:cs="David"/>
                <w:sz w:val="24"/>
                <w:szCs w:val="24"/>
              </w:rPr>
              <w:t>TACK FLOW</w:t>
            </w:r>
          </w:hyperlink>
        </w:sdtContent>
      </w:sdt>
      <w:r w:rsidRPr="001D2763">
        <w:rPr>
          <w:rFonts w:ascii="David" w:eastAsia="Quattrocento Sans" w:hAnsi="David" w:cs="David"/>
          <w:color w:val="1D2125"/>
          <w:sz w:val="24"/>
          <w:szCs w:val="24"/>
          <w:highlight w:val="white"/>
          <w:rtl/>
        </w:rPr>
        <w:t xml:space="preserve"> </w:t>
      </w:r>
      <m:oMath>
        <m:sSup>
          <m:sSupPr>
            <m:ctrlPr>
              <w:rPr>
                <w:rFonts w:ascii="Cambria Math" w:eastAsia="Times New Roman" w:hAnsi="Cambria Math" w:cs="David"/>
                <w:i/>
                <w:sz w:val="24"/>
                <w:szCs w:val="24"/>
              </w:rPr>
            </m:ctrlPr>
          </m:sSupPr>
          <m:e>
            <m:r>
              <w:rPr>
                <w:rFonts w:ascii="Cambria Math" w:eastAsia="Times New Roman" w:hAnsi="Cambria Math" w:cs="David"/>
                <w:sz w:val="24"/>
                <w:szCs w:val="24"/>
              </w:rPr>
              <m:t xml:space="preserve"> </m:t>
            </m:r>
          </m:e>
          <m:sup>
            <m:r>
              <w:rPr>
                <w:rFonts w:ascii="Cambria Math" w:eastAsia="Times New Roman" w:hAnsi="Cambria Math" w:cs="David"/>
                <w:sz w:val="24"/>
                <w:szCs w:val="24"/>
              </w:rPr>
              <m:t>[3]</m:t>
            </m:r>
          </m:sup>
        </m:sSup>
      </m:oMath>
      <w:r w:rsidRPr="001D2763">
        <w:rPr>
          <w:rFonts w:ascii="David" w:eastAsia="Quattrocento Sans" w:hAnsi="David" w:cs="David"/>
          <w:color w:val="1D2125"/>
          <w:sz w:val="24"/>
          <w:szCs w:val="24"/>
          <w:highlight w:val="white"/>
          <w:rtl/>
        </w:rPr>
        <w:t>.</w:t>
      </w:r>
      <w:r w:rsidRPr="001D2763">
        <w:rPr>
          <w:rtl/>
        </w:rPr>
        <w:t xml:space="preserve"> </w:t>
      </w:r>
      <w:r w:rsidRPr="001D2763">
        <w:rPr>
          <w:rFonts w:ascii="David" w:hAnsi="David" w:cs="David"/>
          <w:sz w:val="24"/>
          <w:szCs w:val="24"/>
          <w:rtl/>
        </w:rPr>
        <w:t>חלק מהפתרונות אכן מתבססים על אופניים רגילות שמתקינים עליהן התקן שלמעשה הופך אותן לקבועות ,וקצב הדיווש לנתונים דיגיטליים. כמו כן יש תלות במכשיר שמריץ את האפליקציה מה שיתכן שאין לכל מטופל. כמו  ואז גם אפשר להוסיף מסך וחוויות המשתמש הופכת למשהו הרבה יותר כיף</w:t>
      </w:r>
      <w:r>
        <w:rPr>
          <w:rFonts w:ascii="David" w:hAnsi="David" w:cs="David" w:hint="cs"/>
          <w:sz w:val="24"/>
          <w:szCs w:val="24"/>
          <w:rtl/>
        </w:rPr>
        <w:t xml:space="preserve"> ומעניקה למשתמש מוטיבציה להמשיך לדווש באמצעות אנימציות , מסלולי רכיבה ועוד</w:t>
      </w:r>
      <w:r w:rsidRPr="001D2763">
        <w:rPr>
          <w:rFonts w:ascii="David" w:hAnsi="David" w:cs="David"/>
          <w:sz w:val="24"/>
          <w:szCs w:val="24"/>
          <w:rtl/>
        </w:rPr>
        <w:t xml:space="preserve"> . לדוגמא המוצר :</w:t>
      </w:r>
      <w:r w:rsidRPr="001D2763">
        <w:t xml:space="preserve"> </w:t>
      </w:r>
      <w:hyperlink r:id="rId10" w:history="1">
        <w:r w:rsidRPr="001D2763">
          <w:rPr>
            <w:rStyle w:val="Hyperlink"/>
            <w:rFonts w:ascii="David" w:hAnsi="David" w:cs="David"/>
            <w:sz w:val="24"/>
            <w:szCs w:val="24"/>
            <w:lang w:val="en-GB"/>
          </w:rPr>
          <w:t>Zwift</w:t>
        </w:r>
        <w:r w:rsidRPr="001D2763">
          <w:rPr>
            <w:rStyle w:val="Hyperlink"/>
            <w:rFonts w:ascii="David" w:hAnsi="David" w:cs="David"/>
            <w:sz w:val="24"/>
            <w:szCs w:val="24"/>
          </w:rPr>
          <w:t xml:space="preserve"> </w:t>
        </w:r>
      </w:hyperlink>
      <w:r w:rsidRPr="001D2763">
        <w:rPr>
          <w:rFonts w:ascii="David" w:hAnsi="David" w:cs="David" w:hint="cs"/>
          <w:sz w:val="24"/>
          <w:szCs w:val="24"/>
          <w:rtl/>
        </w:rPr>
        <w:t xml:space="preserve"> </w:t>
      </w:r>
      <m:oMath>
        <m:sSup>
          <m:sSupPr>
            <m:ctrlPr>
              <w:rPr>
                <w:rFonts w:ascii="Cambria Math" w:eastAsia="Times New Roman" w:hAnsi="Cambria Math" w:cs="David"/>
                <w:i/>
                <w:sz w:val="24"/>
                <w:szCs w:val="24"/>
              </w:rPr>
            </m:ctrlPr>
          </m:sSupPr>
          <m:e>
            <m:r>
              <w:rPr>
                <w:rFonts w:ascii="Cambria Math" w:eastAsia="Times New Roman" w:hAnsi="Cambria Math" w:cs="David"/>
                <w:sz w:val="24"/>
                <w:szCs w:val="24"/>
              </w:rPr>
              <m:t xml:space="preserve"> </m:t>
            </m:r>
          </m:e>
          <m:sup>
            <m:r>
              <w:rPr>
                <w:rFonts w:ascii="Cambria Math" w:eastAsia="Times New Roman" w:hAnsi="Cambria Math" w:cs="David"/>
                <w:sz w:val="24"/>
                <w:szCs w:val="24"/>
              </w:rPr>
              <m:t>[1]</m:t>
            </m:r>
          </m:sup>
        </m:sSup>
      </m:oMath>
      <w:r w:rsidRPr="001D2763">
        <w:rPr>
          <w:rFonts w:ascii="David" w:hAnsi="David" w:cs="David" w:hint="cs"/>
          <w:sz w:val="24"/>
          <w:szCs w:val="24"/>
          <w:rtl/>
        </w:rPr>
        <w:t>, שעשו את הפתרון על אופניים רגילות שהפכו להיות מקובעות עם התקן מסוים והוסיפו גם מסך עם אפליקציה</w:t>
      </w:r>
      <w:r>
        <w:rPr>
          <w:rFonts w:ascii="David" w:hAnsi="David" w:cs="David" w:hint="cs"/>
          <w:sz w:val="24"/>
          <w:szCs w:val="24"/>
          <w:rtl/>
        </w:rPr>
        <w:t xml:space="preserve"> שמעודדת רכיבה ומעלה את המוטיבציה.</w:t>
      </w:r>
      <w:r w:rsidRPr="001D2763">
        <w:rPr>
          <w:rFonts w:ascii="David" w:hAnsi="David" w:cs="David"/>
          <w:sz w:val="24"/>
          <w:szCs w:val="24"/>
        </w:rPr>
        <w:br/>
      </w:r>
      <w:r w:rsidRPr="001D2763">
        <w:rPr>
          <w:rFonts w:ascii="David" w:hAnsi="David" w:cs="David" w:hint="cs"/>
          <w:sz w:val="24"/>
          <w:szCs w:val="24"/>
          <w:rtl/>
        </w:rPr>
        <w:t xml:space="preserve">ישנם פתרונות שלקחו את החלק רחוק במציאת מסך להצגה והשתמשו במשקפי </w:t>
      </w:r>
      <w:r w:rsidRPr="001D2763">
        <w:rPr>
          <w:rFonts w:ascii="David" w:hAnsi="David" w:cs="David"/>
          <w:sz w:val="24"/>
          <w:szCs w:val="24"/>
          <w:lang w:val="en-GB"/>
        </w:rPr>
        <w:t>vr</w:t>
      </w:r>
      <w:r w:rsidRPr="001D2763">
        <w:rPr>
          <w:rFonts w:ascii="David" w:hAnsi="David" w:cs="David"/>
          <w:sz w:val="24"/>
          <w:szCs w:val="24"/>
        </w:rPr>
        <w:t xml:space="preserve"> </w:t>
      </w:r>
      <w:r w:rsidRPr="001D2763">
        <w:rPr>
          <w:rFonts w:ascii="David" w:hAnsi="David" w:cs="David" w:hint="cs"/>
          <w:sz w:val="24"/>
          <w:szCs w:val="24"/>
          <w:rtl/>
        </w:rPr>
        <w:t xml:space="preserve"> לדוגמא המוצר: </w:t>
      </w:r>
      <w:hyperlink r:id="rId11" w:history="1">
        <w:r w:rsidRPr="001D2763">
          <w:rPr>
            <w:rStyle w:val="Hyperlink"/>
            <w:rFonts w:ascii="David" w:hAnsi="David" w:cs="David"/>
            <w:sz w:val="24"/>
            <w:szCs w:val="24"/>
          </w:rPr>
          <w:t>B</w:t>
        </w:r>
        <w:r w:rsidRPr="001D2763">
          <w:rPr>
            <w:rStyle w:val="Hyperlink"/>
            <w:rFonts w:ascii="David" w:hAnsi="David" w:cs="David"/>
            <w:sz w:val="24"/>
            <w:szCs w:val="24"/>
            <w:lang w:val="en-GB"/>
          </w:rPr>
          <w:t>lync</w:t>
        </w:r>
      </w:hyperlink>
      <w:r>
        <w:rPr>
          <w:rFonts w:ascii="David" w:hAnsi="David" w:cs="David" w:hint="cs"/>
          <w:sz w:val="24"/>
          <w:szCs w:val="24"/>
          <w:rtl/>
        </w:rPr>
        <w:t xml:space="preserve"> </w:t>
      </w:r>
      <m:oMath>
        <m:sSup>
          <m:sSupPr>
            <m:ctrlPr>
              <w:rPr>
                <w:rFonts w:ascii="Cambria Math" w:eastAsia="Times New Roman" w:hAnsi="Cambria Math" w:cs="David"/>
                <w:i/>
                <w:sz w:val="24"/>
                <w:szCs w:val="24"/>
              </w:rPr>
            </m:ctrlPr>
          </m:sSupPr>
          <m:e>
            <m:r>
              <w:rPr>
                <w:rFonts w:ascii="Cambria Math" w:eastAsia="Times New Roman" w:hAnsi="Cambria Math" w:cs="David"/>
                <w:sz w:val="24"/>
                <w:szCs w:val="24"/>
              </w:rPr>
              <m:t xml:space="preserve"> </m:t>
            </m:r>
          </m:e>
          <m:sup>
            <m:r>
              <w:rPr>
                <w:rFonts w:ascii="Cambria Math" w:eastAsia="Times New Roman" w:hAnsi="Cambria Math" w:cs="David"/>
                <w:sz w:val="24"/>
                <w:szCs w:val="24"/>
              </w:rPr>
              <m:t>[2]</m:t>
            </m:r>
          </m:sup>
        </m:sSup>
      </m:oMath>
      <w:r w:rsidRPr="001D2763">
        <w:rPr>
          <w:rFonts w:ascii="David" w:hAnsi="David" w:cs="David" w:hint="cs"/>
          <w:sz w:val="24"/>
          <w:szCs w:val="24"/>
          <w:rtl/>
        </w:rPr>
        <w:t>.</w:t>
      </w:r>
    </w:p>
    <w:p w14:paraId="44E51009" w14:textId="77777777" w:rsidR="00B40B23" w:rsidRPr="00B40B23" w:rsidRDefault="00B40B23" w:rsidP="00B40B23">
      <w:pPr>
        <w:pStyle w:val="a6"/>
        <w:bidi/>
        <w:spacing w:line="276" w:lineRule="auto"/>
        <w:ind w:left="360"/>
        <w:rPr>
          <w:rFonts w:ascii="David" w:hAnsi="David" w:cs="David"/>
          <w:sz w:val="24"/>
          <w:szCs w:val="24"/>
          <w:rtl/>
        </w:rPr>
      </w:pPr>
    </w:p>
    <w:p w14:paraId="2B7602B0" w14:textId="5B0E03B7" w:rsidR="00274E88" w:rsidRDefault="00274E88" w:rsidP="00BB0425">
      <w:pPr>
        <w:pStyle w:val="a6"/>
        <w:numPr>
          <w:ilvl w:val="0"/>
          <w:numId w:val="22"/>
        </w:numPr>
        <w:bidi/>
        <w:spacing w:line="276" w:lineRule="auto"/>
        <w:outlineLvl w:val="0"/>
        <w:rPr>
          <w:rFonts w:ascii="David" w:eastAsia="Times New Roman" w:hAnsi="David" w:cs="David"/>
          <w:b/>
          <w:bCs/>
          <w:sz w:val="28"/>
          <w:szCs w:val="28"/>
        </w:rPr>
      </w:pPr>
      <w:bookmarkStart w:id="64" w:name="_Toc153827775"/>
      <w:bookmarkStart w:id="65" w:name="_Toc182072386"/>
      <w:del w:id="66" w:author="ירון" w:date="2024-02-01T14:32:00Z">
        <w:r w:rsidRPr="00AA62BB" w:rsidDel="009753DF">
          <w:rPr>
            <w:rFonts w:ascii="David" w:eastAsia="Times New Roman" w:hAnsi="David" w:cs="David"/>
            <w:b/>
            <w:bCs/>
            <w:sz w:val="28"/>
            <w:szCs w:val="28"/>
            <w:rtl/>
          </w:rPr>
          <w:delText xml:space="preserve">דרכי </w:delText>
        </w:r>
      </w:del>
      <w:ins w:id="67" w:author="ירון" w:date="2024-02-01T14:32:00Z">
        <w:r w:rsidR="009753DF" w:rsidRPr="00AA62BB">
          <w:rPr>
            <w:rFonts w:ascii="David" w:eastAsia="Times New Roman" w:hAnsi="David" w:cs="David"/>
            <w:b/>
            <w:bCs/>
            <w:sz w:val="28"/>
            <w:szCs w:val="28"/>
            <w:rtl/>
          </w:rPr>
          <w:t xml:space="preserve"> </w:t>
        </w:r>
      </w:ins>
      <w:bookmarkStart w:id="68" w:name="_Toc180748012"/>
      <w:bookmarkStart w:id="69" w:name="_Toc180771643"/>
      <w:bookmarkStart w:id="70" w:name="_Toc180865277"/>
      <w:bookmarkEnd w:id="64"/>
      <w:r w:rsidR="00014C35">
        <w:rPr>
          <w:rFonts w:ascii="David" w:eastAsia="Times New Roman" w:hAnsi="David" w:cs="David" w:hint="cs"/>
          <w:b/>
          <w:bCs/>
          <w:sz w:val="28"/>
          <w:szCs w:val="28"/>
          <w:rtl/>
        </w:rPr>
        <w:t>הפתרון המוצע</w:t>
      </w:r>
      <w:r w:rsidR="00D11CC3">
        <w:rPr>
          <w:rFonts w:ascii="David" w:eastAsia="Times New Roman" w:hAnsi="David" w:cs="David" w:hint="cs"/>
          <w:b/>
          <w:bCs/>
          <w:sz w:val="28"/>
          <w:szCs w:val="28"/>
          <w:rtl/>
        </w:rPr>
        <w:t>-תיאור כללי</w:t>
      </w:r>
      <w:r w:rsidR="00014C35">
        <w:rPr>
          <w:rFonts w:ascii="David" w:eastAsia="Times New Roman" w:hAnsi="David" w:cs="David" w:hint="cs"/>
          <w:b/>
          <w:bCs/>
          <w:sz w:val="28"/>
          <w:szCs w:val="28"/>
          <w:rtl/>
        </w:rPr>
        <w:t>:</w:t>
      </w:r>
      <w:bookmarkEnd w:id="65"/>
      <w:bookmarkEnd w:id="68"/>
      <w:bookmarkEnd w:id="69"/>
      <w:bookmarkEnd w:id="70"/>
    </w:p>
    <w:p w14:paraId="65845A23" w14:textId="46F58E5E" w:rsidR="00F92078" w:rsidRPr="00F92078" w:rsidRDefault="00D11CC3" w:rsidP="00F92078">
      <w:pPr>
        <w:pStyle w:val="a6"/>
        <w:bidi/>
        <w:spacing w:line="276" w:lineRule="auto"/>
        <w:ind w:left="360"/>
        <w:rPr>
          <w:rFonts w:ascii="David" w:eastAsia="Times New Roman" w:hAnsi="David" w:cs="David"/>
          <w:sz w:val="24"/>
          <w:szCs w:val="24"/>
          <w:rtl/>
        </w:rPr>
      </w:pPr>
      <w:bookmarkStart w:id="71" w:name="_Toc180748013"/>
      <w:bookmarkStart w:id="72" w:name="_Toc180771644"/>
      <w:r w:rsidRPr="00D11CC3">
        <w:rPr>
          <w:rFonts w:ascii="David" w:eastAsia="Times New Roman" w:hAnsi="David" w:cs="David"/>
          <w:sz w:val="24"/>
          <w:szCs w:val="24"/>
          <w:rtl/>
        </w:rPr>
        <w:t xml:space="preserve">הפרויקט יהיה מערכת </w:t>
      </w:r>
      <w:r w:rsidR="002C5F42">
        <w:rPr>
          <w:rFonts w:ascii="David" w:eastAsia="Times New Roman" w:hAnsi="David" w:cs="David" w:hint="cs"/>
          <w:sz w:val="24"/>
          <w:szCs w:val="24"/>
          <w:rtl/>
        </w:rPr>
        <w:t>עם חיישן</w:t>
      </w:r>
      <w:r w:rsidR="004B5E15">
        <w:rPr>
          <w:rFonts w:ascii="David" w:eastAsia="Times New Roman" w:hAnsi="David" w:cs="David" w:hint="cs"/>
          <w:sz w:val="24"/>
          <w:szCs w:val="24"/>
          <w:rtl/>
        </w:rPr>
        <w:t xml:space="preserve"> הול</w:t>
      </w:r>
      <w:r w:rsidR="009E1C44">
        <w:rPr>
          <w:rFonts w:ascii="David" w:eastAsia="Times New Roman" w:hAnsi="David" w:cs="David" w:hint="cs"/>
          <w:sz w:val="24"/>
          <w:szCs w:val="24"/>
          <w:rtl/>
        </w:rPr>
        <w:t>,</w:t>
      </w:r>
      <w:r w:rsidR="002C5F42">
        <w:rPr>
          <w:rFonts w:ascii="David" w:eastAsia="Times New Roman" w:hAnsi="David" w:cs="David" w:hint="cs"/>
          <w:sz w:val="24"/>
          <w:szCs w:val="24"/>
          <w:rtl/>
        </w:rPr>
        <w:t xml:space="preserve"> בקר ומסך </w:t>
      </w:r>
      <w:r w:rsidRPr="00D11CC3">
        <w:rPr>
          <w:rFonts w:ascii="David" w:eastAsia="Times New Roman" w:hAnsi="David" w:cs="David"/>
          <w:sz w:val="24"/>
          <w:szCs w:val="24"/>
          <w:rtl/>
        </w:rPr>
        <w:t xml:space="preserve">שתותקן על </w:t>
      </w:r>
      <w:r w:rsidR="005C4E0D">
        <w:rPr>
          <w:rFonts w:ascii="David" w:eastAsia="Times New Roman" w:hAnsi="David" w:cs="David" w:hint="cs"/>
          <w:sz w:val="24"/>
          <w:szCs w:val="24"/>
          <w:rtl/>
        </w:rPr>
        <w:t>כל סוגי האופניים</w:t>
      </w:r>
      <w:r w:rsidRPr="00D11CC3">
        <w:rPr>
          <w:rFonts w:ascii="David" w:eastAsia="Times New Roman" w:hAnsi="David" w:cs="David"/>
          <w:sz w:val="24"/>
          <w:szCs w:val="24"/>
          <w:rtl/>
        </w:rPr>
        <w:t xml:space="preserve"> ותהפוך את </w:t>
      </w:r>
      <w:bookmarkStart w:id="73" w:name="_Toc153827776"/>
      <w:bookmarkEnd w:id="71"/>
      <w:bookmarkEnd w:id="72"/>
      <w:r w:rsidR="00F92078" w:rsidRPr="00D11CC3">
        <w:rPr>
          <w:rFonts w:ascii="David" w:eastAsia="Times New Roman" w:hAnsi="David" w:cs="David"/>
          <w:sz w:val="24"/>
          <w:szCs w:val="24"/>
          <w:rtl/>
        </w:rPr>
        <w:t xml:space="preserve">חוויית הרכיבה לחוויה אינטראקטיבית. כחלק מהמערכת נציג על גבי מסך את מהירות הדיווש, חיווי בקול ע"י רמקול בתחילת הדיווש, במהלך הדיווש ובסוף הדיווש. </w:t>
      </w:r>
      <w:r w:rsidR="00F92078">
        <w:rPr>
          <w:rFonts w:ascii="David" w:eastAsia="Times New Roman" w:hAnsi="David" w:cs="David" w:hint="cs"/>
          <w:sz w:val="24"/>
          <w:szCs w:val="24"/>
          <w:rtl/>
        </w:rPr>
        <w:t>בזמן הדיווש תיחשף תמונה לאט לאט</w:t>
      </w:r>
      <w:r w:rsidR="00F92078" w:rsidRPr="00D11CC3">
        <w:rPr>
          <w:rFonts w:ascii="David" w:eastAsia="Times New Roman" w:hAnsi="David" w:cs="David"/>
          <w:sz w:val="24"/>
          <w:szCs w:val="24"/>
          <w:rtl/>
        </w:rPr>
        <w:t xml:space="preserve"> וברגע שיפסיק הדיווש </w:t>
      </w:r>
      <w:r w:rsidR="00F92078">
        <w:rPr>
          <w:rFonts w:ascii="David" w:eastAsia="Times New Roman" w:hAnsi="David" w:cs="David" w:hint="cs"/>
          <w:sz w:val="24"/>
          <w:szCs w:val="24"/>
          <w:rtl/>
        </w:rPr>
        <w:t>תפסק החשיפה. כל התגמולים הללו יצרו מוטיבציה במשתמש להמשיך לדווש כדי לחשוף את התמונות ולקבל שבחים.</w:t>
      </w:r>
      <w:r w:rsidR="00F92078" w:rsidRPr="00D11CC3">
        <w:rPr>
          <w:rFonts w:ascii="David" w:eastAsia="Times New Roman" w:hAnsi="David" w:cs="David"/>
          <w:sz w:val="24"/>
          <w:szCs w:val="24"/>
          <w:rtl/>
        </w:rPr>
        <w:t xml:space="preserve">  דו"ח סיכום הפעילות יופק בסוף הפעילות, ובכך המתאמן יוכל לעקוב אחר פעילותו.</w:t>
      </w:r>
      <w:r w:rsidR="00F92078">
        <w:rPr>
          <w:rFonts w:ascii="David" w:eastAsia="Times New Roman" w:hAnsi="David" w:cs="David"/>
          <w:sz w:val="24"/>
          <w:szCs w:val="24"/>
          <w:rtl/>
        </w:rPr>
        <w:br/>
      </w:r>
      <w:r w:rsidR="00F92078" w:rsidRPr="00692274">
        <w:rPr>
          <w:rFonts w:ascii="David" w:eastAsia="Times New Roman" w:hAnsi="David" w:cs="David"/>
          <w:sz w:val="24"/>
          <w:szCs w:val="24"/>
          <w:rtl/>
        </w:rPr>
        <w:t>הפרויקט יחולק לשלושה חלקים כדי ליישם את כל הנאמר: תכן מכאני,  תכן חשמלי,  תכן תוכנה.</w:t>
      </w:r>
    </w:p>
    <w:p w14:paraId="64919986" w14:textId="2C387401" w:rsidR="00AE50AE" w:rsidRPr="008553CB" w:rsidRDefault="00FA3357" w:rsidP="00EA52C8">
      <w:pPr>
        <w:pStyle w:val="a6"/>
        <w:numPr>
          <w:ilvl w:val="0"/>
          <w:numId w:val="22"/>
        </w:numPr>
        <w:bidi/>
        <w:outlineLvl w:val="0"/>
        <w:rPr>
          <w:rFonts w:ascii="David" w:hAnsi="David" w:cs="David"/>
          <w:b/>
          <w:bCs/>
          <w:sz w:val="28"/>
          <w:szCs w:val="28"/>
        </w:rPr>
      </w:pPr>
      <w:bookmarkStart w:id="74" w:name="_Toc182072387"/>
      <w:r w:rsidRPr="008553CB">
        <w:rPr>
          <w:rFonts w:ascii="David" w:hAnsi="David" w:cs="David"/>
          <w:b/>
          <w:bCs/>
          <w:sz w:val="28"/>
          <w:szCs w:val="28"/>
          <w:rtl/>
        </w:rPr>
        <w:t>מפרט ה</w:t>
      </w:r>
      <w:r w:rsidR="00AE50AE" w:rsidRPr="008553CB">
        <w:rPr>
          <w:rFonts w:ascii="David" w:hAnsi="David" w:cs="David"/>
          <w:b/>
          <w:bCs/>
          <w:sz w:val="28"/>
          <w:szCs w:val="28"/>
          <w:rtl/>
        </w:rPr>
        <w:t xml:space="preserve">תוצר </w:t>
      </w:r>
      <w:r w:rsidRPr="008553CB">
        <w:rPr>
          <w:rFonts w:ascii="David" w:hAnsi="David" w:cs="David"/>
          <w:b/>
          <w:bCs/>
          <w:sz w:val="28"/>
          <w:szCs w:val="28"/>
          <w:rtl/>
        </w:rPr>
        <w:t>ה</w:t>
      </w:r>
      <w:r w:rsidR="00AE50AE" w:rsidRPr="008553CB">
        <w:rPr>
          <w:rFonts w:ascii="David" w:hAnsi="David" w:cs="David"/>
          <w:b/>
          <w:bCs/>
          <w:sz w:val="28"/>
          <w:szCs w:val="28"/>
          <w:rtl/>
        </w:rPr>
        <w:t>מצופה מהפרויקט</w:t>
      </w:r>
      <w:bookmarkEnd w:id="73"/>
      <w:bookmarkEnd w:id="74"/>
    </w:p>
    <w:p w14:paraId="2DB3EB01" w14:textId="45BEB8F4" w:rsidR="00F7574D" w:rsidRDefault="007F6517" w:rsidP="00F7574D">
      <w:pPr>
        <w:bidi/>
        <w:spacing w:line="276" w:lineRule="auto"/>
        <w:ind w:left="360"/>
        <w:contextualSpacing/>
        <w:jc w:val="both"/>
        <w:rPr>
          <w:rFonts w:ascii="David" w:eastAsia="Times New Roman" w:hAnsi="David" w:cs="David"/>
          <w:sz w:val="24"/>
          <w:szCs w:val="24"/>
          <w:rtl/>
        </w:rPr>
      </w:pPr>
      <w:r w:rsidRPr="00AA62BB">
        <w:rPr>
          <w:rFonts w:ascii="David" w:eastAsia="Times New Roman" w:hAnsi="David" w:cs="David"/>
          <w:sz w:val="24"/>
          <w:szCs w:val="24"/>
          <w:rtl/>
        </w:rPr>
        <w:t xml:space="preserve">התוצר הסופי של הפרויקט שלנו הוא טכנולוגיה הניתנת </w:t>
      </w:r>
      <w:del w:id="75" w:author="ירון" w:date="2024-02-01T11:00:00Z">
        <w:r w:rsidRPr="00AA62BB" w:rsidDel="009E328F">
          <w:rPr>
            <w:rFonts w:ascii="David" w:eastAsia="Times New Roman" w:hAnsi="David" w:cs="David"/>
            <w:sz w:val="24"/>
            <w:szCs w:val="24"/>
            <w:rtl/>
          </w:rPr>
          <w:delText xml:space="preserve">להשמה </w:delText>
        </w:r>
      </w:del>
      <w:ins w:id="76" w:author="ירון" w:date="2024-02-01T11:00:00Z">
        <w:r>
          <w:rPr>
            <w:rFonts w:ascii="David" w:eastAsia="Times New Roman" w:hAnsi="David" w:cs="David" w:hint="cs"/>
            <w:sz w:val="24"/>
            <w:szCs w:val="24"/>
            <w:rtl/>
          </w:rPr>
          <w:t>ליישום</w:t>
        </w:r>
        <w:r w:rsidRPr="00AA62BB">
          <w:rPr>
            <w:rFonts w:ascii="David" w:eastAsia="Times New Roman" w:hAnsi="David" w:cs="David"/>
            <w:sz w:val="24"/>
            <w:szCs w:val="24"/>
            <w:rtl/>
          </w:rPr>
          <w:t xml:space="preserve"> </w:t>
        </w:r>
      </w:ins>
      <w:r w:rsidRPr="00AA62BB">
        <w:rPr>
          <w:rFonts w:ascii="David" w:eastAsia="Times New Roman" w:hAnsi="David" w:cs="David"/>
          <w:sz w:val="24"/>
          <w:szCs w:val="24"/>
          <w:rtl/>
        </w:rPr>
        <w:t>ב</w:t>
      </w:r>
      <w:r>
        <w:rPr>
          <w:rFonts w:ascii="David" w:eastAsia="Times New Roman" w:hAnsi="David" w:cs="David" w:hint="cs"/>
          <w:sz w:val="24"/>
          <w:szCs w:val="24"/>
          <w:rtl/>
        </w:rPr>
        <w:t>פדלים מכאניות או כל סוג אופניים אשר יביאו את המטופלים לאימון ארוך ומהנה ואת המטפלים למעקב קל ומרובה בו זמנית על מספר מטופלים.</w:t>
      </w:r>
      <w:r w:rsidR="00F7574D" w:rsidRPr="00F7574D">
        <w:rPr>
          <w:rFonts w:ascii="David" w:eastAsia="Times New Roman" w:hAnsi="David" w:cs="David" w:hint="cs"/>
          <w:sz w:val="24"/>
          <w:szCs w:val="24"/>
          <w:rtl/>
        </w:rPr>
        <w:t xml:space="preserve"> </w:t>
      </w:r>
      <w:r w:rsidR="00F7574D">
        <w:rPr>
          <w:rFonts w:ascii="David" w:eastAsia="Times New Roman" w:hAnsi="David" w:cs="David" w:hint="cs"/>
          <w:sz w:val="24"/>
          <w:szCs w:val="24"/>
          <w:rtl/>
        </w:rPr>
        <w:t xml:space="preserve">הפרויקט ידע לדווח בזמן אמת על פעילות שמתרחשת ולהתחיל ולסיים </w:t>
      </w:r>
      <w:r w:rsidR="00F7574D">
        <w:rPr>
          <w:rFonts w:ascii="David" w:eastAsia="Times New Roman" w:hAnsi="David" w:cs="David" w:hint="cs"/>
          <w:sz w:val="24"/>
          <w:szCs w:val="24"/>
          <w:rtl/>
        </w:rPr>
        <w:lastRenderedPageBreak/>
        <w:t xml:space="preserve">באופן עצמאי אימון, כחלק מניתור הפעילות יוצגו למסך פרטי הפעילות כגון: מהירות, מרחק, קצב ממוצע, משך הפעילות, מספר הסיבובים ועוד. </w:t>
      </w:r>
    </w:p>
    <w:p w14:paraId="6A4B3F81" w14:textId="77777777" w:rsidR="00F7574D" w:rsidRDefault="00F7574D" w:rsidP="00EE0C8B">
      <w:pPr>
        <w:bidi/>
        <w:spacing w:line="276" w:lineRule="auto"/>
        <w:ind w:left="360"/>
        <w:contextualSpacing/>
        <w:jc w:val="both"/>
        <w:rPr>
          <w:rFonts w:ascii="David" w:eastAsia="Times New Roman" w:hAnsi="David" w:cs="David"/>
          <w:sz w:val="24"/>
          <w:szCs w:val="24"/>
          <w:rtl/>
        </w:rPr>
      </w:pPr>
      <w:r w:rsidRPr="00270EBE">
        <w:rPr>
          <w:rFonts w:ascii="David" w:eastAsia="Times New Roman" w:hAnsi="David" w:cs="David"/>
          <w:sz w:val="24"/>
          <w:szCs w:val="24"/>
          <w:rtl/>
        </w:rPr>
        <w:t>הפרויקט גם יכלול מערכת שתעביר פידבק קולי בזמן אמת, כאשר המתעמל מתחיל את האימון, מגיע לנקודות ציון חשובות, או כאשר ישנה ירידה משמעותית בקצב.</w:t>
      </w:r>
    </w:p>
    <w:p w14:paraId="63D03644" w14:textId="6C3A7DE4" w:rsidR="00F7574D" w:rsidRDefault="00F7574D" w:rsidP="00EE0C8B">
      <w:pPr>
        <w:bidi/>
        <w:spacing w:line="276" w:lineRule="auto"/>
        <w:ind w:left="360"/>
        <w:contextualSpacing/>
        <w:jc w:val="both"/>
        <w:rPr>
          <w:rFonts w:ascii="David" w:hAnsi="David" w:cs="David"/>
          <w:sz w:val="24"/>
          <w:szCs w:val="24"/>
          <w:rtl/>
        </w:rPr>
      </w:pPr>
      <w:r>
        <w:rPr>
          <w:rFonts w:ascii="David" w:eastAsia="Times New Roman" w:hAnsi="David" w:cs="David"/>
          <w:sz w:val="24"/>
          <w:szCs w:val="24"/>
          <w:rtl/>
        </w:rPr>
        <w:t xml:space="preserve">המערכת תעצור את </w:t>
      </w:r>
      <w:r>
        <w:rPr>
          <w:rFonts w:ascii="David" w:eastAsia="Times New Roman" w:hAnsi="David" w:cs="David" w:hint="cs"/>
          <w:sz w:val="24"/>
          <w:szCs w:val="24"/>
          <w:rtl/>
        </w:rPr>
        <w:t xml:space="preserve">חשיפת התמונה </w:t>
      </w:r>
      <w:r w:rsidRPr="00270EBE">
        <w:rPr>
          <w:rFonts w:ascii="David" w:eastAsia="Times New Roman" w:hAnsi="David" w:cs="David"/>
          <w:sz w:val="24"/>
          <w:szCs w:val="24"/>
          <w:rtl/>
        </w:rPr>
        <w:t>כאשר הקצב יורד, ותעודד את המתעמל להמשיך בפעילות. בנוסף, בסיום כל אימון, יופק דו"ח ביצועים המפרט את משך הפעילות, הקצב הממוצ</w:t>
      </w:r>
      <w:r>
        <w:rPr>
          <w:rFonts w:ascii="David" w:eastAsia="Times New Roman" w:hAnsi="David" w:cs="David"/>
          <w:sz w:val="24"/>
          <w:szCs w:val="24"/>
          <w:rtl/>
        </w:rPr>
        <w:t>ע, הקלוריות שנשרפו, והמרחק שעבר</w:t>
      </w:r>
      <w:r>
        <w:rPr>
          <w:rFonts w:ascii="David" w:eastAsia="Times New Roman" w:hAnsi="David" w:cs="David" w:hint="cs"/>
          <w:sz w:val="24"/>
          <w:szCs w:val="24"/>
          <w:rtl/>
        </w:rPr>
        <w:t>.</w:t>
      </w:r>
    </w:p>
    <w:p w14:paraId="71C73D6D" w14:textId="51F38CA6" w:rsidR="00F7574D" w:rsidRPr="00F7574D" w:rsidRDefault="00F7574D" w:rsidP="00EA52C8">
      <w:pPr>
        <w:pStyle w:val="a6"/>
        <w:numPr>
          <w:ilvl w:val="1"/>
          <w:numId w:val="22"/>
        </w:numPr>
        <w:bidi/>
        <w:spacing w:line="276" w:lineRule="auto"/>
        <w:jc w:val="both"/>
        <w:outlineLvl w:val="1"/>
        <w:rPr>
          <w:rFonts w:ascii="David" w:hAnsi="David" w:cs="David"/>
          <w:sz w:val="24"/>
          <w:szCs w:val="24"/>
        </w:rPr>
      </w:pPr>
      <w:bookmarkStart w:id="77" w:name="_Toc182072388"/>
      <w:r w:rsidRPr="005C4E0D">
        <w:rPr>
          <w:rFonts w:ascii="David" w:hAnsi="David" w:cs="David" w:hint="cs"/>
          <w:b/>
          <w:bCs/>
          <w:sz w:val="26"/>
          <w:szCs w:val="26"/>
          <w:rtl/>
        </w:rPr>
        <w:t xml:space="preserve">מפרט דרישות </w:t>
      </w:r>
      <w:r>
        <w:rPr>
          <w:rFonts w:ascii="David" w:hAnsi="David" w:cs="David" w:hint="cs"/>
          <w:b/>
          <w:bCs/>
          <w:sz w:val="26"/>
          <w:szCs w:val="26"/>
          <w:rtl/>
        </w:rPr>
        <w:t>מהפרויקט</w:t>
      </w:r>
      <w:bookmarkEnd w:id="77"/>
    </w:p>
    <w:p w14:paraId="038C615B" w14:textId="77777777" w:rsidR="00F7574D" w:rsidRPr="005C4E0D" w:rsidRDefault="00F7574D" w:rsidP="00F7574D">
      <w:pPr>
        <w:pStyle w:val="a6"/>
        <w:bidi/>
        <w:spacing w:line="276" w:lineRule="auto"/>
        <w:ind w:left="72"/>
        <w:jc w:val="both"/>
        <w:rPr>
          <w:rFonts w:ascii="David" w:hAnsi="David" w:cs="David"/>
          <w:b/>
          <w:bCs/>
          <w:sz w:val="26"/>
          <w:szCs w:val="26"/>
        </w:rPr>
      </w:pPr>
      <w:r>
        <w:rPr>
          <w:rFonts w:ascii="David" w:hAnsi="David" w:cs="David" w:hint="cs"/>
          <w:b/>
          <w:bCs/>
          <w:sz w:val="26"/>
          <w:szCs w:val="26"/>
          <w:rtl/>
        </w:rPr>
        <w:t>דרישות פונקציונאליות:</w:t>
      </w:r>
    </w:p>
    <w:p w14:paraId="3B7FA31F" w14:textId="77777777" w:rsidR="00F7574D" w:rsidRPr="002E1B35" w:rsidRDefault="00F7574D" w:rsidP="00F7574D">
      <w:pPr>
        <w:pStyle w:val="a6"/>
        <w:numPr>
          <w:ilvl w:val="0"/>
          <w:numId w:val="41"/>
        </w:numPr>
        <w:bidi/>
        <w:spacing w:line="276" w:lineRule="auto"/>
        <w:ind w:left="432"/>
        <w:rPr>
          <w:rFonts w:ascii="David" w:eastAsia="Times New Roman" w:hAnsi="David" w:cs="David"/>
          <w:sz w:val="24"/>
          <w:szCs w:val="24"/>
        </w:rPr>
      </w:pPr>
      <w:r w:rsidRPr="002E1B35">
        <w:rPr>
          <w:rFonts w:ascii="David" w:hAnsi="David" w:cs="David"/>
          <w:sz w:val="24"/>
          <w:szCs w:val="24"/>
          <w:rtl/>
        </w:rPr>
        <w:t>על המערכת לזהות תחילת תנועה ולהפעיל את המסך ואת שאר המערכת, ולהתחיל להקליט את נתוני האימון</w:t>
      </w:r>
      <w:r w:rsidRPr="002E1B35">
        <w:rPr>
          <w:rFonts w:ascii="David" w:hAnsi="David" w:cs="David"/>
          <w:sz w:val="24"/>
          <w:szCs w:val="24"/>
        </w:rPr>
        <w:t>.</w:t>
      </w:r>
    </w:p>
    <w:p w14:paraId="2AA1A58B" w14:textId="77777777" w:rsidR="00F7574D" w:rsidRDefault="00F7574D" w:rsidP="00F7574D">
      <w:pPr>
        <w:pStyle w:val="a6"/>
        <w:numPr>
          <w:ilvl w:val="0"/>
          <w:numId w:val="41"/>
        </w:numPr>
        <w:bidi/>
        <w:spacing w:line="276" w:lineRule="auto"/>
        <w:ind w:left="432"/>
        <w:rPr>
          <w:rFonts w:ascii="David" w:eastAsia="Times New Roman" w:hAnsi="David" w:cs="David"/>
          <w:sz w:val="24"/>
          <w:szCs w:val="24"/>
        </w:rPr>
      </w:pPr>
      <w:r w:rsidRPr="002E1B35">
        <w:rPr>
          <w:rFonts w:ascii="David" w:eastAsia="Times New Roman" w:hAnsi="David" w:cs="David"/>
          <w:sz w:val="24"/>
          <w:szCs w:val="24"/>
          <w:rtl/>
        </w:rPr>
        <w:t xml:space="preserve">על המערכת לשלוח הודעות קוליות המשבחות את המתעמל בתחילת האימון, על מעברו בנקודות ציון . כאשר המערכת מזהה ירידה משמעותית בקצב , יופסקו התגמולים שניתנו לו </w:t>
      </w:r>
      <w:r>
        <w:rPr>
          <w:rFonts w:ascii="David" w:eastAsia="Times New Roman" w:hAnsi="David" w:cs="David" w:hint="cs"/>
          <w:sz w:val="24"/>
          <w:szCs w:val="24"/>
          <w:rtl/>
        </w:rPr>
        <w:t>(חשיפת תמונה)</w:t>
      </w:r>
      <w:r w:rsidRPr="002E1B35">
        <w:rPr>
          <w:rFonts w:ascii="David" w:eastAsia="Times New Roman" w:hAnsi="David" w:cs="David"/>
          <w:sz w:val="24"/>
          <w:szCs w:val="24"/>
          <w:rtl/>
        </w:rPr>
        <w:t xml:space="preserve"> , והמערכת תנסה לעודד אותו להמשיך בפעילות</w:t>
      </w:r>
      <w:r w:rsidRPr="002E1B35">
        <w:rPr>
          <w:rFonts w:ascii="David" w:eastAsia="Times New Roman" w:hAnsi="David" w:cs="David"/>
          <w:sz w:val="24"/>
          <w:szCs w:val="24"/>
        </w:rPr>
        <w:t>.</w:t>
      </w:r>
    </w:p>
    <w:p w14:paraId="165891B3" w14:textId="77777777" w:rsidR="00F7574D" w:rsidRDefault="00F7574D" w:rsidP="00F7574D">
      <w:pPr>
        <w:pStyle w:val="a6"/>
        <w:numPr>
          <w:ilvl w:val="0"/>
          <w:numId w:val="41"/>
        </w:numPr>
        <w:bidi/>
        <w:spacing w:line="276" w:lineRule="auto"/>
        <w:ind w:left="432"/>
        <w:rPr>
          <w:rFonts w:ascii="David" w:eastAsia="Times New Roman" w:hAnsi="David" w:cs="David"/>
          <w:sz w:val="24"/>
          <w:szCs w:val="24"/>
        </w:rPr>
      </w:pPr>
      <w:r w:rsidRPr="002E1B35">
        <w:rPr>
          <w:rFonts w:ascii="David" w:eastAsia="Times New Roman" w:hAnsi="David" w:cs="David"/>
          <w:sz w:val="24"/>
          <w:szCs w:val="24"/>
          <w:rtl/>
        </w:rPr>
        <w:t>על המערכת להפיק דו"ח ביצועים בסופו של כל אימון. הדו"ח יכלול: משך הפעילות</w:t>
      </w:r>
      <w:r w:rsidRPr="002E1B35">
        <w:rPr>
          <w:rFonts w:ascii="David" w:eastAsia="Times New Roman" w:hAnsi="David" w:cs="David"/>
          <w:sz w:val="24"/>
          <w:szCs w:val="24"/>
        </w:rPr>
        <w:t xml:space="preserve">, </w:t>
      </w:r>
      <w:r w:rsidRPr="002E1B35">
        <w:rPr>
          <w:rFonts w:ascii="David" w:eastAsia="Times New Roman" w:hAnsi="David" w:cs="David"/>
          <w:sz w:val="24"/>
          <w:szCs w:val="24"/>
          <w:rtl/>
        </w:rPr>
        <w:t>קצב ממוצע וגרף הקצב לאורך הפעילות</w:t>
      </w:r>
      <w:r w:rsidRPr="002E1B35">
        <w:rPr>
          <w:rFonts w:ascii="David" w:eastAsia="Times New Roman" w:hAnsi="David" w:cs="David"/>
          <w:sz w:val="24"/>
          <w:szCs w:val="24"/>
        </w:rPr>
        <w:t>.</w:t>
      </w:r>
    </w:p>
    <w:p w14:paraId="5EDA4F73" w14:textId="77777777" w:rsidR="00F7574D" w:rsidRDefault="00F7574D" w:rsidP="00EA52C8">
      <w:pPr>
        <w:bidi/>
        <w:rPr>
          <w:rFonts w:ascii="David" w:eastAsia="Times New Roman" w:hAnsi="David" w:cs="David"/>
          <w:sz w:val="24"/>
          <w:szCs w:val="24"/>
          <w:rtl/>
        </w:rPr>
      </w:pPr>
      <w:bookmarkStart w:id="78" w:name="_Toc180748014"/>
      <w:bookmarkStart w:id="79" w:name="_Toc180771645"/>
      <w:bookmarkStart w:id="80" w:name="_Toc180865278"/>
      <w:r w:rsidRPr="005C4E0D">
        <w:rPr>
          <w:rFonts w:ascii="David" w:eastAsia="Times New Roman" w:hAnsi="David" w:cs="David"/>
          <w:b/>
          <w:bCs/>
          <w:sz w:val="26"/>
          <w:szCs w:val="26"/>
          <w:rtl/>
        </w:rPr>
        <w:t xml:space="preserve">דרישות </w:t>
      </w:r>
      <w:r w:rsidRPr="005C4E0D">
        <w:rPr>
          <w:rFonts w:ascii="David" w:eastAsia="Times New Roman" w:hAnsi="David" w:cs="David" w:hint="cs"/>
          <w:b/>
          <w:bCs/>
          <w:sz w:val="26"/>
          <w:szCs w:val="26"/>
          <w:rtl/>
        </w:rPr>
        <w:t>נוספות (פיטצ'רים)</w:t>
      </w:r>
      <w:r>
        <w:rPr>
          <w:rFonts w:ascii="David" w:eastAsia="Times New Roman" w:hAnsi="David" w:cs="David" w:hint="cs"/>
          <w:sz w:val="24"/>
          <w:szCs w:val="24"/>
          <w:rtl/>
        </w:rPr>
        <w:t>:</w:t>
      </w:r>
      <w:bookmarkEnd w:id="78"/>
      <w:bookmarkEnd w:id="79"/>
      <w:bookmarkEnd w:id="80"/>
    </w:p>
    <w:p w14:paraId="7826DD4B" w14:textId="77777777" w:rsidR="00F7574D" w:rsidRDefault="00F7574D" w:rsidP="00F7574D">
      <w:pPr>
        <w:pStyle w:val="a6"/>
        <w:numPr>
          <w:ilvl w:val="0"/>
          <w:numId w:val="41"/>
        </w:numPr>
        <w:bidi/>
        <w:spacing w:line="276" w:lineRule="auto"/>
        <w:ind w:left="432"/>
        <w:rPr>
          <w:rFonts w:ascii="David" w:eastAsia="Times New Roman" w:hAnsi="David" w:cs="David"/>
          <w:sz w:val="24"/>
          <w:szCs w:val="24"/>
        </w:rPr>
      </w:pPr>
      <w:r w:rsidRPr="006A35D1">
        <w:rPr>
          <w:rFonts w:ascii="David" w:eastAsia="Times New Roman" w:hAnsi="David" w:cs="David"/>
          <w:sz w:val="24"/>
          <w:szCs w:val="24"/>
          <w:rtl/>
        </w:rPr>
        <w:t>על המערכת לחשב ולשמור את הקלוריות שהמתאמן שרף בזמן האימון כמו כן לחשב את המרחק שעבר, ולהכלילם בדו"ח הביצועים</w:t>
      </w:r>
      <w:r w:rsidRPr="006A35D1">
        <w:rPr>
          <w:rFonts w:ascii="David" w:eastAsia="Times New Roman" w:hAnsi="David" w:cs="David"/>
          <w:sz w:val="24"/>
          <w:szCs w:val="24"/>
        </w:rPr>
        <w:t>.</w:t>
      </w:r>
    </w:p>
    <w:p w14:paraId="06048361" w14:textId="77777777" w:rsidR="00F7574D" w:rsidRDefault="00F7574D" w:rsidP="00F7574D">
      <w:pPr>
        <w:pStyle w:val="a6"/>
        <w:numPr>
          <w:ilvl w:val="0"/>
          <w:numId w:val="41"/>
        </w:numPr>
        <w:bidi/>
        <w:spacing w:line="276" w:lineRule="auto"/>
        <w:ind w:left="432"/>
        <w:rPr>
          <w:rFonts w:ascii="David" w:eastAsia="Times New Roman" w:hAnsi="David" w:cs="David"/>
          <w:sz w:val="24"/>
          <w:szCs w:val="24"/>
        </w:rPr>
      </w:pPr>
      <w:r w:rsidRPr="006A35D1">
        <w:rPr>
          <w:rFonts w:ascii="David" w:eastAsia="Times New Roman" w:hAnsi="David" w:cs="David"/>
          <w:sz w:val="24"/>
          <w:szCs w:val="24"/>
          <w:rtl/>
        </w:rPr>
        <w:t>על המערכת להיות מתאימה לסוגי אופניים שונים .</w:t>
      </w:r>
    </w:p>
    <w:p w14:paraId="2EB97A45" w14:textId="70405905" w:rsidR="00214F76" w:rsidRDefault="007F6517" w:rsidP="00BA6DB6">
      <w:pPr>
        <w:bidi/>
        <w:spacing w:line="276" w:lineRule="auto"/>
        <w:contextualSpacing/>
        <w:jc w:val="both"/>
        <w:rPr>
          <w:rFonts w:ascii="David" w:eastAsia="Times New Roman" w:hAnsi="David" w:cs="David"/>
          <w:sz w:val="24"/>
          <w:szCs w:val="24"/>
          <w:rtl/>
        </w:rPr>
      </w:pPr>
      <w:r>
        <w:rPr>
          <w:rFonts w:ascii="David" w:eastAsia="Times New Roman" w:hAnsi="David" w:cs="David"/>
          <w:sz w:val="24"/>
          <w:szCs w:val="24"/>
          <w:rtl/>
        </w:rPr>
        <w:br/>
      </w:r>
    </w:p>
    <w:p w14:paraId="53677853" w14:textId="099A1E56" w:rsidR="00214F76" w:rsidRDefault="00214F76" w:rsidP="00EA52C8">
      <w:pPr>
        <w:pStyle w:val="a6"/>
        <w:numPr>
          <w:ilvl w:val="0"/>
          <w:numId w:val="22"/>
        </w:numPr>
        <w:bidi/>
        <w:spacing w:line="276" w:lineRule="auto"/>
        <w:outlineLvl w:val="0"/>
        <w:rPr>
          <w:rFonts w:ascii="David" w:eastAsia="Times New Roman" w:hAnsi="David" w:cs="David"/>
          <w:b/>
          <w:bCs/>
          <w:sz w:val="28"/>
          <w:szCs w:val="28"/>
        </w:rPr>
      </w:pPr>
      <w:bookmarkStart w:id="81" w:name="_Toc182072389"/>
      <w:r w:rsidRPr="00214F76">
        <w:rPr>
          <w:rFonts w:ascii="David" w:eastAsia="Times New Roman" w:hAnsi="David" w:cs="David" w:hint="cs"/>
          <w:b/>
          <w:bCs/>
          <w:sz w:val="28"/>
          <w:szCs w:val="28"/>
          <w:rtl/>
        </w:rPr>
        <w:t>תיאור המוצר</w:t>
      </w:r>
      <w:bookmarkEnd w:id="81"/>
    </w:p>
    <w:p w14:paraId="788A72D3" w14:textId="6B024D9D" w:rsidR="00A666BE" w:rsidRDefault="00A666BE" w:rsidP="00EA52C8">
      <w:pPr>
        <w:pStyle w:val="a6"/>
        <w:numPr>
          <w:ilvl w:val="1"/>
          <w:numId w:val="22"/>
        </w:numPr>
        <w:bidi/>
        <w:spacing w:line="276" w:lineRule="auto"/>
        <w:outlineLvl w:val="1"/>
        <w:rPr>
          <w:rFonts w:ascii="David" w:eastAsia="Times New Roman" w:hAnsi="David" w:cs="David"/>
          <w:b/>
          <w:bCs/>
          <w:sz w:val="26"/>
          <w:szCs w:val="26"/>
        </w:rPr>
      </w:pPr>
      <w:bookmarkStart w:id="82" w:name="_Toc182072390"/>
      <w:r w:rsidRPr="00A666BE">
        <w:rPr>
          <w:rFonts w:ascii="David" w:eastAsia="Times New Roman" w:hAnsi="David" w:cs="David" w:hint="cs"/>
          <w:b/>
          <w:bCs/>
          <w:sz w:val="26"/>
          <w:szCs w:val="26"/>
          <w:rtl/>
        </w:rPr>
        <w:t xml:space="preserve">רשימת </w:t>
      </w:r>
      <w:r w:rsidR="00350FD1">
        <w:rPr>
          <w:rFonts w:ascii="David" w:eastAsia="Times New Roman" w:hAnsi="David" w:cs="David" w:hint="cs"/>
          <w:b/>
          <w:bCs/>
          <w:sz w:val="26"/>
          <w:szCs w:val="26"/>
          <w:rtl/>
        </w:rPr>
        <w:t>רכיבים</w:t>
      </w:r>
      <w:r w:rsidRPr="00A666BE">
        <w:rPr>
          <w:rFonts w:ascii="David" w:eastAsia="Times New Roman" w:hAnsi="David" w:cs="David" w:hint="cs"/>
          <w:b/>
          <w:bCs/>
          <w:sz w:val="26"/>
          <w:szCs w:val="26"/>
          <w:rtl/>
        </w:rPr>
        <w:t xml:space="preserve"> כוללת</w:t>
      </w:r>
      <w:bookmarkEnd w:id="82"/>
    </w:p>
    <w:p w14:paraId="3B7EBB53" w14:textId="0FFF3535" w:rsidR="007D63D1" w:rsidRDefault="007D63D1" w:rsidP="007D63D1">
      <w:pPr>
        <w:pStyle w:val="a6"/>
        <w:numPr>
          <w:ilvl w:val="0"/>
          <w:numId w:val="44"/>
        </w:numPr>
        <w:bidi/>
        <w:spacing w:line="276" w:lineRule="auto"/>
        <w:rPr>
          <w:rFonts w:ascii="David" w:eastAsia="Times New Roman" w:hAnsi="David" w:cs="David"/>
          <w:sz w:val="24"/>
          <w:szCs w:val="24"/>
        </w:rPr>
      </w:pPr>
      <w:r>
        <w:rPr>
          <w:rFonts w:ascii="David" w:eastAsia="Times New Roman" w:hAnsi="David" w:cs="David"/>
          <w:sz w:val="24"/>
          <w:szCs w:val="24"/>
        </w:rPr>
        <w:t>32 GB SDHC card</w:t>
      </w:r>
    </w:p>
    <w:p w14:paraId="61E5CC30" w14:textId="0A44CD67" w:rsidR="00A666BE" w:rsidRDefault="00103CF3" w:rsidP="00FF715B">
      <w:pPr>
        <w:pStyle w:val="a6"/>
        <w:numPr>
          <w:ilvl w:val="0"/>
          <w:numId w:val="44"/>
        </w:numPr>
        <w:bidi/>
        <w:spacing w:line="276" w:lineRule="auto"/>
        <w:rPr>
          <w:rFonts w:ascii="David" w:eastAsia="Times New Roman" w:hAnsi="David" w:cs="David"/>
          <w:sz w:val="24"/>
          <w:szCs w:val="24"/>
        </w:rPr>
      </w:pPr>
      <w:r>
        <w:rPr>
          <w:rFonts w:ascii="David" w:eastAsia="Times New Roman" w:hAnsi="David" w:cs="David"/>
          <w:sz w:val="24"/>
          <w:szCs w:val="24"/>
        </w:rPr>
        <w:t>)</w:t>
      </w:r>
      <w:r w:rsidR="00763305">
        <w:rPr>
          <w:rFonts w:ascii="David" w:eastAsia="Times New Roman" w:hAnsi="David" w:cs="David"/>
          <w:sz w:val="24"/>
          <w:szCs w:val="24"/>
        </w:rPr>
        <w:t xml:space="preserve"> </w:t>
      </w:r>
      <w:r w:rsidR="00A666BE">
        <w:rPr>
          <w:rFonts w:ascii="David" w:eastAsia="Times New Roman" w:hAnsi="David" w:cs="David"/>
          <w:sz w:val="24"/>
          <w:szCs w:val="24"/>
        </w:rPr>
        <w:t>Ras</w:t>
      </w:r>
      <w:r w:rsidR="00350FD1">
        <w:rPr>
          <w:rFonts w:ascii="David" w:eastAsia="Times New Roman" w:hAnsi="David" w:cs="David"/>
          <w:sz w:val="24"/>
          <w:szCs w:val="24"/>
        </w:rPr>
        <w:t>p</w:t>
      </w:r>
      <w:r w:rsidR="00A666BE">
        <w:rPr>
          <w:rFonts w:ascii="David" w:eastAsia="Times New Roman" w:hAnsi="David" w:cs="David"/>
          <w:sz w:val="24"/>
          <w:szCs w:val="24"/>
        </w:rPr>
        <w:t>berry pi 5</w:t>
      </w:r>
      <w:r w:rsidR="00763305">
        <w:rPr>
          <w:rFonts w:ascii="David" w:eastAsia="Times New Roman" w:hAnsi="David" w:cs="David"/>
          <w:sz w:val="24"/>
          <w:szCs w:val="24"/>
        </w:rPr>
        <w:t xml:space="preserve"> with 5A power adapter</w:t>
      </w:r>
      <w:r w:rsidR="00763305">
        <w:rPr>
          <w:rFonts w:ascii="David" w:eastAsia="Times New Roman" w:hAnsi="David" w:cs="David" w:hint="cs"/>
          <w:sz w:val="24"/>
          <w:szCs w:val="24"/>
          <w:rtl/>
        </w:rPr>
        <w:t xml:space="preserve"> </w:t>
      </w:r>
      <w:r>
        <w:rPr>
          <w:rFonts w:ascii="David" w:eastAsia="Times New Roman" w:hAnsi="David" w:cs="David" w:hint="cs"/>
          <w:sz w:val="24"/>
          <w:szCs w:val="24"/>
          <w:rtl/>
        </w:rPr>
        <w:t xml:space="preserve">ראה </w:t>
      </w:r>
      <w:r w:rsidR="005E7D2C">
        <w:rPr>
          <w:rFonts w:ascii="David" w:eastAsia="Times New Roman" w:hAnsi="David" w:cs="David" w:hint="cs"/>
          <w:sz w:val="24"/>
          <w:szCs w:val="24"/>
          <w:rtl/>
        </w:rPr>
        <w:t xml:space="preserve">נספח </w:t>
      </w:r>
      <w:r w:rsidR="00FF715B">
        <w:rPr>
          <w:rFonts w:ascii="David" w:eastAsia="Times New Roman" w:hAnsi="David" w:cs="David" w:hint="cs"/>
          <w:sz w:val="24"/>
          <w:szCs w:val="24"/>
          <w:rtl/>
        </w:rPr>
        <w:t>א</w:t>
      </w:r>
      <w:r w:rsidR="005E7D2C">
        <w:rPr>
          <w:rFonts w:ascii="David" w:eastAsia="Times New Roman" w:hAnsi="David" w:cs="David" w:hint="cs"/>
          <w:sz w:val="24"/>
          <w:szCs w:val="24"/>
          <w:rtl/>
        </w:rPr>
        <w:t>'</w:t>
      </w:r>
      <w:r>
        <w:rPr>
          <w:rFonts w:ascii="David" w:eastAsia="Times New Roman" w:hAnsi="David" w:cs="David" w:hint="cs"/>
          <w:sz w:val="24"/>
          <w:szCs w:val="24"/>
          <w:rtl/>
        </w:rPr>
        <w:t>)</w:t>
      </w:r>
    </w:p>
    <w:p w14:paraId="4EC0F4E9" w14:textId="77777777" w:rsidR="007D63D1" w:rsidRDefault="007D63D1" w:rsidP="007D63D1">
      <w:pPr>
        <w:pStyle w:val="a6"/>
        <w:numPr>
          <w:ilvl w:val="0"/>
          <w:numId w:val="44"/>
        </w:numPr>
        <w:bidi/>
        <w:spacing w:line="276" w:lineRule="auto"/>
        <w:rPr>
          <w:rFonts w:ascii="David" w:eastAsia="Times New Roman" w:hAnsi="David" w:cs="David"/>
          <w:sz w:val="24"/>
          <w:szCs w:val="24"/>
        </w:rPr>
      </w:pPr>
      <w:r>
        <w:rPr>
          <w:rFonts w:ascii="David" w:eastAsia="Times New Roman" w:hAnsi="David" w:cs="David"/>
          <w:sz w:val="24"/>
          <w:szCs w:val="24"/>
        </w:rPr>
        <w:t>Raspberry pi 5 fan coolant</w:t>
      </w:r>
    </w:p>
    <w:p w14:paraId="610226EF" w14:textId="77777777" w:rsidR="003061D9" w:rsidRDefault="007D63D1" w:rsidP="00046AEC">
      <w:pPr>
        <w:pStyle w:val="a6"/>
        <w:keepNext/>
        <w:numPr>
          <w:ilvl w:val="0"/>
          <w:numId w:val="44"/>
        </w:numPr>
        <w:bidi/>
        <w:spacing w:line="276" w:lineRule="auto"/>
        <w:rPr>
          <w:rFonts w:ascii="David" w:eastAsia="Times New Roman" w:hAnsi="David" w:cs="David"/>
          <w:sz w:val="24"/>
          <w:szCs w:val="24"/>
        </w:rPr>
      </w:pPr>
      <w:r w:rsidRPr="003061D9">
        <w:rPr>
          <w:rFonts w:ascii="David" w:eastAsia="Times New Roman" w:hAnsi="David" w:cs="David" w:hint="cs"/>
          <w:sz w:val="24"/>
          <w:szCs w:val="24"/>
        </w:rPr>
        <w:t>R</w:t>
      </w:r>
      <w:r w:rsidRPr="003061D9">
        <w:rPr>
          <w:rFonts w:ascii="David" w:eastAsia="Times New Roman" w:hAnsi="David" w:cs="David"/>
          <w:sz w:val="24"/>
          <w:szCs w:val="24"/>
        </w:rPr>
        <w:t>aspberry pi 5 case</w:t>
      </w:r>
    </w:p>
    <w:p w14:paraId="4DC079B1" w14:textId="412BF66A" w:rsidR="00A666BE" w:rsidRPr="003061D9" w:rsidRDefault="00350FD1" w:rsidP="003061D9">
      <w:pPr>
        <w:pStyle w:val="a6"/>
        <w:keepNext/>
        <w:numPr>
          <w:ilvl w:val="0"/>
          <w:numId w:val="44"/>
        </w:numPr>
        <w:bidi/>
        <w:spacing w:line="276" w:lineRule="auto"/>
        <w:rPr>
          <w:rFonts w:ascii="David" w:eastAsia="Times New Roman" w:hAnsi="David" w:cs="David"/>
          <w:sz w:val="24"/>
          <w:szCs w:val="24"/>
        </w:rPr>
      </w:pPr>
      <w:r w:rsidRPr="003061D9">
        <w:rPr>
          <w:rFonts w:ascii="David" w:eastAsia="Times New Roman" w:hAnsi="David" w:cs="David"/>
          <w:sz w:val="24"/>
          <w:szCs w:val="24"/>
        </w:rPr>
        <w:t>7 inch HDMI LCD (H) IPS Capacitive Touch Screen</w:t>
      </w:r>
      <w:r w:rsidR="00046AEC">
        <w:rPr>
          <w:rFonts w:ascii="David" w:eastAsia="Times New Roman" w:hAnsi="David" w:cs="David"/>
          <w:sz w:val="24"/>
          <w:szCs w:val="24"/>
        </w:rPr>
        <w:t xml:space="preserve"> 600X1024</w:t>
      </w:r>
      <w:r w:rsidR="00046AEC">
        <w:rPr>
          <w:rFonts w:ascii="David" w:eastAsia="Times New Roman" w:hAnsi="David" w:cs="David" w:hint="cs"/>
          <w:sz w:val="24"/>
          <w:szCs w:val="24"/>
          <w:rtl/>
        </w:rPr>
        <w:t xml:space="preserve"> </w:t>
      </w:r>
    </w:p>
    <w:p w14:paraId="1793AF1A" w14:textId="298D06AF" w:rsidR="00103CF3" w:rsidRDefault="00103CF3" w:rsidP="00103CF3">
      <w:pPr>
        <w:pStyle w:val="a6"/>
        <w:numPr>
          <w:ilvl w:val="0"/>
          <w:numId w:val="44"/>
        </w:numPr>
        <w:bidi/>
        <w:spacing w:line="276" w:lineRule="auto"/>
        <w:rPr>
          <w:rFonts w:ascii="David" w:eastAsia="Times New Roman" w:hAnsi="David" w:cs="David"/>
          <w:sz w:val="24"/>
          <w:szCs w:val="24"/>
        </w:rPr>
      </w:pPr>
      <w:r>
        <w:rPr>
          <w:rFonts w:ascii="David" w:eastAsia="Times New Roman" w:hAnsi="David" w:cs="David"/>
          <w:sz w:val="24"/>
          <w:szCs w:val="24"/>
        </w:rPr>
        <w:t>7 inch lcd case</w:t>
      </w:r>
    </w:p>
    <w:p w14:paraId="72427DF1" w14:textId="159514C7" w:rsidR="00350FD1" w:rsidRDefault="00350FD1" w:rsidP="00FF715B">
      <w:pPr>
        <w:pStyle w:val="a6"/>
        <w:numPr>
          <w:ilvl w:val="0"/>
          <w:numId w:val="44"/>
        </w:numPr>
        <w:bidi/>
        <w:spacing w:line="276" w:lineRule="auto"/>
        <w:rPr>
          <w:rFonts w:ascii="David" w:eastAsia="Times New Roman" w:hAnsi="David" w:cs="David"/>
          <w:sz w:val="24"/>
          <w:szCs w:val="24"/>
        </w:rPr>
      </w:pPr>
      <w:r w:rsidRPr="00CE4CFB">
        <w:rPr>
          <w:rFonts w:ascii="David" w:eastAsia="Times New Roman" w:hAnsi="David" w:cs="David"/>
          <w:sz w:val="24"/>
          <w:szCs w:val="24"/>
        </w:rPr>
        <w:t>KY-003 Hall Magnetic Sensor Module</w:t>
      </w:r>
      <w:r w:rsidR="00046AEC">
        <w:rPr>
          <w:rFonts w:ascii="David" w:eastAsia="Times New Roman" w:hAnsi="David" w:cs="David" w:hint="cs"/>
          <w:sz w:val="24"/>
          <w:szCs w:val="24"/>
          <w:rtl/>
        </w:rPr>
        <w:t xml:space="preserve"> (</w:t>
      </w:r>
      <w:r w:rsidR="003F666F">
        <w:rPr>
          <w:rFonts w:ascii="David" w:eastAsia="Times New Roman" w:hAnsi="David" w:cs="David" w:hint="cs"/>
          <w:sz w:val="24"/>
          <w:szCs w:val="24"/>
          <w:rtl/>
        </w:rPr>
        <w:t xml:space="preserve">ראה </w:t>
      </w:r>
      <w:r w:rsidR="00A847ED">
        <w:rPr>
          <w:rFonts w:ascii="David" w:eastAsia="Times New Roman" w:hAnsi="David" w:cs="David" w:hint="cs"/>
          <w:sz w:val="24"/>
          <w:szCs w:val="24"/>
          <w:rtl/>
        </w:rPr>
        <w:t xml:space="preserve">נספח </w:t>
      </w:r>
      <w:r w:rsidR="00FF715B">
        <w:rPr>
          <w:rFonts w:ascii="David" w:eastAsia="Times New Roman" w:hAnsi="David" w:cs="David" w:hint="cs"/>
          <w:sz w:val="24"/>
          <w:szCs w:val="24"/>
          <w:rtl/>
        </w:rPr>
        <w:t>ב</w:t>
      </w:r>
      <w:r w:rsidR="00A847ED">
        <w:rPr>
          <w:rFonts w:ascii="David" w:eastAsia="Times New Roman" w:hAnsi="David" w:cs="David" w:hint="cs"/>
          <w:sz w:val="24"/>
          <w:szCs w:val="24"/>
          <w:rtl/>
        </w:rPr>
        <w:t>'</w:t>
      </w:r>
      <w:r w:rsidR="003F666F">
        <w:rPr>
          <w:rFonts w:ascii="David" w:eastAsia="Times New Roman" w:hAnsi="David" w:cs="David" w:hint="cs"/>
          <w:sz w:val="24"/>
          <w:szCs w:val="24"/>
          <w:rtl/>
        </w:rPr>
        <w:t xml:space="preserve"> )</w:t>
      </w:r>
    </w:p>
    <w:p w14:paraId="24C130A3" w14:textId="5CFE3384" w:rsidR="00350FD1" w:rsidRDefault="00350FD1" w:rsidP="00350FD1">
      <w:pPr>
        <w:pStyle w:val="a6"/>
        <w:numPr>
          <w:ilvl w:val="0"/>
          <w:numId w:val="44"/>
        </w:numPr>
        <w:bidi/>
        <w:spacing w:line="276" w:lineRule="auto"/>
        <w:rPr>
          <w:rFonts w:ascii="David" w:eastAsia="Times New Roman" w:hAnsi="David" w:cs="David"/>
          <w:sz w:val="24"/>
          <w:szCs w:val="24"/>
        </w:rPr>
      </w:pPr>
      <w:r>
        <w:rPr>
          <w:rFonts w:ascii="David" w:eastAsia="Times New Roman" w:hAnsi="David" w:cs="David"/>
          <w:sz w:val="24"/>
          <w:szCs w:val="24"/>
        </w:rPr>
        <w:t>USB speaker</w:t>
      </w:r>
    </w:p>
    <w:p w14:paraId="1F0B3AB4" w14:textId="4AC416C4" w:rsidR="00350FD1" w:rsidRDefault="00E85503" w:rsidP="00350FD1">
      <w:pPr>
        <w:pStyle w:val="a6"/>
        <w:numPr>
          <w:ilvl w:val="0"/>
          <w:numId w:val="44"/>
        </w:numPr>
        <w:bidi/>
        <w:spacing w:line="276" w:lineRule="auto"/>
        <w:rPr>
          <w:rFonts w:ascii="David" w:eastAsia="Times New Roman" w:hAnsi="David" w:cs="David"/>
          <w:sz w:val="24"/>
          <w:szCs w:val="24"/>
        </w:rPr>
      </w:pPr>
      <w:r>
        <w:rPr>
          <w:rFonts w:ascii="David" w:eastAsia="Times New Roman" w:hAnsi="David" w:cs="David"/>
          <w:sz w:val="24"/>
          <w:szCs w:val="24"/>
        </w:rPr>
        <w:t>HDMI to micro HDMI cable 30 cm</w:t>
      </w:r>
    </w:p>
    <w:p w14:paraId="5FAA4CB2" w14:textId="70A72C60" w:rsidR="00E85503" w:rsidRDefault="00E85503" w:rsidP="00E85503">
      <w:pPr>
        <w:pStyle w:val="a6"/>
        <w:numPr>
          <w:ilvl w:val="0"/>
          <w:numId w:val="44"/>
        </w:numPr>
        <w:bidi/>
        <w:spacing w:line="276" w:lineRule="auto"/>
        <w:rPr>
          <w:rFonts w:ascii="David" w:eastAsia="Times New Roman" w:hAnsi="David" w:cs="David"/>
          <w:sz w:val="24"/>
          <w:szCs w:val="24"/>
        </w:rPr>
      </w:pPr>
      <w:r>
        <w:rPr>
          <w:rFonts w:ascii="David" w:eastAsia="Times New Roman" w:hAnsi="David" w:cs="David"/>
          <w:sz w:val="24"/>
          <w:szCs w:val="24"/>
        </w:rPr>
        <w:t xml:space="preserve">Usb to micro usb 180 degree </w:t>
      </w:r>
    </w:p>
    <w:p w14:paraId="585E5C4E" w14:textId="7676E88B" w:rsidR="00E85503" w:rsidRDefault="00E85503" w:rsidP="00E85503">
      <w:pPr>
        <w:pStyle w:val="a6"/>
        <w:numPr>
          <w:ilvl w:val="0"/>
          <w:numId w:val="44"/>
        </w:numPr>
        <w:bidi/>
        <w:spacing w:line="276" w:lineRule="auto"/>
        <w:rPr>
          <w:rFonts w:ascii="David" w:eastAsia="Times New Roman" w:hAnsi="David" w:cs="David"/>
          <w:sz w:val="24"/>
          <w:szCs w:val="24"/>
        </w:rPr>
      </w:pPr>
      <w:r>
        <w:rPr>
          <w:rFonts w:ascii="David" w:eastAsia="Times New Roman" w:hAnsi="David" w:cs="David"/>
          <w:sz w:val="24"/>
          <w:szCs w:val="24"/>
        </w:rPr>
        <w:t>HDMI male to Female 180 degree adapter</w:t>
      </w:r>
    </w:p>
    <w:p w14:paraId="6FE40898" w14:textId="77777777" w:rsidR="00763305" w:rsidRDefault="00763305" w:rsidP="00763305">
      <w:pPr>
        <w:pStyle w:val="a6"/>
        <w:numPr>
          <w:ilvl w:val="0"/>
          <w:numId w:val="44"/>
        </w:numPr>
        <w:bidi/>
        <w:spacing w:line="276" w:lineRule="auto"/>
        <w:rPr>
          <w:rFonts w:ascii="David" w:eastAsia="Times New Roman" w:hAnsi="David" w:cs="David"/>
          <w:sz w:val="24"/>
          <w:szCs w:val="24"/>
        </w:rPr>
      </w:pPr>
      <w:r>
        <w:rPr>
          <w:rFonts w:ascii="David" w:eastAsia="Times New Roman" w:hAnsi="David" w:cs="David"/>
          <w:sz w:val="24"/>
          <w:szCs w:val="24"/>
        </w:rPr>
        <w:t>3 pcs 1 meter cable female to female pin to pin</w:t>
      </w:r>
    </w:p>
    <w:p w14:paraId="717807F4" w14:textId="37DB2051" w:rsidR="002A0C24" w:rsidRDefault="002A0C24" w:rsidP="00763305">
      <w:pPr>
        <w:pStyle w:val="a6"/>
        <w:numPr>
          <w:ilvl w:val="0"/>
          <w:numId w:val="44"/>
        </w:numPr>
        <w:bidi/>
        <w:spacing w:line="276" w:lineRule="auto"/>
        <w:rPr>
          <w:rFonts w:ascii="David" w:eastAsia="Times New Roman" w:hAnsi="David" w:cs="David"/>
          <w:sz w:val="24"/>
          <w:szCs w:val="24"/>
        </w:rPr>
      </w:pPr>
      <w:r>
        <w:rPr>
          <w:rFonts w:ascii="David" w:eastAsia="Times New Roman" w:hAnsi="David" w:cs="David"/>
          <w:sz w:val="24"/>
          <w:szCs w:val="24"/>
        </w:rPr>
        <w:t xml:space="preserve"> 4 pcs M2 25 mm screws with nuts</w:t>
      </w:r>
    </w:p>
    <w:p w14:paraId="2657CE2F" w14:textId="244F467B" w:rsidR="002A0C24" w:rsidRDefault="002A0C24" w:rsidP="002A0C24">
      <w:pPr>
        <w:pStyle w:val="a6"/>
        <w:numPr>
          <w:ilvl w:val="0"/>
          <w:numId w:val="44"/>
        </w:numPr>
        <w:bidi/>
        <w:spacing w:line="276" w:lineRule="auto"/>
        <w:rPr>
          <w:rFonts w:ascii="David" w:eastAsia="Times New Roman" w:hAnsi="David" w:cs="David"/>
          <w:sz w:val="24"/>
          <w:szCs w:val="24"/>
        </w:rPr>
      </w:pPr>
      <w:r>
        <w:rPr>
          <w:rFonts w:ascii="David" w:eastAsia="Times New Roman" w:hAnsi="David" w:cs="David"/>
          <w:sz w:val="24"/>
          <w:szCs w:val="24"/>
        </w:rPr>
        <w:t xml:space="preserve"> 2 pcs M3 15mm with nuts</w:t>
      </w:r>
    </w:p>
    <w:p w14:paraId="08C49272" w14:textId="2C42AB6C" w:rsidR="00763305" w:rsidRDefault="00763305" w:rsidP="002A0C24">
      <w:pPr>
        <w:pStyle w:val="a6"/>
        <w:numPr>
          <w:ilvl w:val="0"/>
          <w:numId w:val="44"/>
        </w:numPr>
        <w:bidi/>
        <w:spacing w:line="276" w:lineRule="auto"/>
        <w:rPr>
          <w:rFonts w:ascii="David" w:eastAsia="Times New Roman" w:hAnsi="David" w:cs="David"/>
          <w:sz w:val="24"/>
          <w:szCs w:val="24"/>
        </w:rPr>
      </w:pPr>
      <w:r>
        <w:rPr>
          <w:rFonts w:ascii="David" w:eastAsia="Times New Roman" w:hAnsi="David" w:cs="David"/>
          <w:sz w:val="24"/>
          <w:szCs w:val="24"/>
        </w:rPr>
        <w:t xml:space="preserve"> </w:t>
      </w:r>
      <w:r w:rsidR="002A0C24">
        <w:rPr>
          <w:rFonts w:ascii="David" w:eastAsia="Times New Roman" w:hAnsi="David" w:cs="David"/>
          <w:sz w:val="24"/>
          <w:szCs w:val="24"/>
        </w:rPr>
        <w:t>Tablet flexible 130 cm arm</w:t>
      </w:r>
    </w:p>
    <w:p w14:paraId="14B7235B" w14:textId="5837DE02" w:rsidR="002A0C24" w:rsidRDefault="007D63D1" w:rsidP="002A0C24">
      <w:pPr>
        <w:pStyle w:val="a6"/>
        <w:numPr>
          <w:ilvl w:val="0"/>
          <w:numId w:val="44"/>
        </w:numPr>
        <w:bidi/>
        <w:spacing w:line="276" w:lineRule="auto"/>
        <w:rPr>
          <w:rFonts w:ascii="David" w:eastAsia="Times New Roman" w:hAnsi="David" w:cs="David"/>
          <w:sz w:val="24"/>
          <w:szCs w:val="24"/>
        </w:rPr>
      </w:pPr>
      <w:r>
        <w:rPr>
          <w:rFonts w:ascii="David" w:eastAsia="Times New Roman" w:hAnsi="David" w:cs="David"/>
          <w:sz w:val="24"/>
          <w:szCs w:val="24"/>
        </w:rPr>
        <w:t>Custom 3d print case</w:t>
      </w:r>
      <w:r w:rsidR="00F00DC9">
        <w:rPr>
          <w:rFonts w:ascii="David" w:eastAsia="Times New Roman" w:hAnsi="David" w:cs="David" w:hint="cs"/>
          <w:sz w:val="24"/>
          <w:szCs w:val="24"/>
          <w:rtl/>
        </w:rPr>
        <w:t xml:space="preserve"> (ראה נספח</w:t>
      </w:r>
      <w:r w:rsidR="00191108">
        <w:rPr>
          <w:rFonts w:ascii="David" w:eastAsia="Times New Roman" w:hAnsi="David" w:cs="David" w:hint="cs"/>
          <w:sz w:val="24"/>
          <w:szCs w:val="24"/>
          <w:rtl/>
        </w:rPr>
        <w:t xml:space="preserve"> </w:t>
      </w:r>
      <w:r w:rsidR="00FF715B">
        <w:rPr>
          <w:rFonts w:ascii="David" w:eastAsia="Times New Roman" w:hAnsi="David" w:cs="David" w:hint="cs"/>
          <w:sz w:val="24"/>
          <w:szCs w:val="24"/>
          <w:rtl/>
        </w:rPr>
        <w:t>ג'</w:t>
      </w:r>
      <w:r w:rsidR="00F00DC9">
        <w:rPr>
          <w:rFonts w:ascii="David" w:eastAsia="Times New Roman" w:hAnsi="David" w:cs="David" w:hint="cs"/>
          <w:sz w:val="24"/>
          <w:szCs w:val="24"/>
          <w:rtl/>
        </w:rPr>
        <w:t xml:space="preserve"> )</w:t>
      </w:r>
    </w:p>
    <w:p w14:paraId="138482C9" w14:textId="6972817C" w:rsidR="00C732FA" w:rsidRDefault="00C0319B" w:rsidP="00C732FA">
      <w:pPr>
        <w:pStyle w:val="a6"/>
        <w:numPr>
          <w:ilvl w:val="0"/>
          <w:numId w:val="44"/>
        </w:numPr>
        <w:bidi/>
        <w:spacing w:line="276" w:lineRule="auto"/>
        <w:rPr>
          <w:rFonts w:ascii="David" w:eastAsia="Times New Roman" w:hAnsi="David" w:cs="David"/>
          <w:sz w:val="24"/>
          <w:szCs w:val="24"/>
        </w:rPr>
      </w:pPr>
      <w:r>
        <w:rPr>
          <w:rFonts w:ascii="David" w:eastAsia="Times New Roman" w:hAnsi="David" w:cs="David"/>
          <w:sz w:val="24"/>
          <w:szCs w:val="24"/>
        </w:rPr>
        <w:t>Scotch strips paste female male</w:t>
      </w:r>
    </w:p>
    <w:p w14:paraId="68DE667C" w14:textId="0E916BD7" w:rsidR="00BA6DB6" w:rsidRDefault="00BA6DB6" w:rsidP="00BA6DB6">
      <w:pPr>
        <w:pStyle w:val="a6"/>
        <w:numPr>
          <w:ilvl w:val="0"/>
          <w:numId w:val="44"/>
        </w:numPr>
        <w:bidi/>
        <w:spacing w:line="276" w:lineRule="auto"/>
        <w:rPr>
          <w:rFonts w:ascii="David" w:eastAsia="Times New Roman" w:hAnsi="David" w:cs="David"/>
          <w:sz w:val="24"/>
          <w:szCs w:val="24"/>
        </w:rPr>
      </w:pPr>
      <w:r>
        <w:rPr>
          <w:rFonts w:ascii="David" w:eastAsia="Times New Roman" w:hAnsi="David" w:cs="David"/>
          <w:sz w:val="24"/>
          <w:szCs w:val="24"/>
        </w:rPr>
        <w:t>3 pcs disc magnets</w:t>
      </w:r>
    </w:p>
    <w:p w14:paraId="14738BCD" w14:textId="615EF7CD" w:rsidR="004F2F66" w:rsidRPr="00274469" w:rsidRDefault="004F2F66" w:rsidP="00274469">
      <w:pPr>
        <w:bidi/>
        <w:spacing w:line="276" w:lineRule="auto"/>
        <w:rPr>
          <w:rFonts w:ascii="David" w:eastAsia="Times New Roman" w:hAnsi="David" w:cs="David"/>
          <w:sz w:val="28"/>
          <w:szCs w:val="28"/>
          <w:rtl/>
        </w:rPr>
      </w:pPr>
    </w:p>
    <w:p w14:paraId="2673393A" w14:textId="77777777" w:rsidR="004F2F66" w:rsidRPr="00350FD1" w:rsidRDefault="004F2F66" w:rsidP="004F2F66">
      <w:pPr>
        <w:pStyle w:val="a6"/>
        <w:bidi/>
        <w:spacing w:line="276" w:lineRule="auto"/>
        <w:ind w:left="432"/>
        <w:rPr>
          <w:rFonts w:ascii="David" w:eastAsia="Times New Roman" w:hAnsi="David" w:cs="David"/>
          <w:sz w:val="28"/>
          <w:szCs w:val="28"/>
          <w:rtl/>
        </w:rPr>
      </w:pPr>
    </w:p>
    <w:p w14:paraId="62E75F9D" w14:textId="36D3EE9A" w:rsidR="00A666BE" w:rsidRPr="00AE31A4" w:rsidRDefault="00AE31A4" w:rsidP="00EA52C8">
      <w:pPr>
        <w:pStyle w:val="a6"/>
        <w:numPr>
          <w:ilvl w:val="1"/>
          <w:numId w:val="22"/>
        </w:numPr>
        <w:bidi/>
        <w:spacing w:line="276" w:lineRule="auto"/>
        <w:outlineLvl w:val="1"/>
        <w:rPr>
          <w:rFonts w:ascii="David" w:eastAsia="Times New Roman" w:hAnsi="David" w:cs="David"/>
          <w:b/>
          <w:bCs/>
          <w:sz w:val="26"/>
          <w:szCs w:val="26"/>
        </w:rPr>
      </w:pPr>
      <w:bookmarkStart w:id="83" w:name="_Toc182072391"/>
      <w:r w:rsidRPr="00AE31A4">
        <w:rPr>
          <w:rFonts w:ascii="David" w:eastAsia="Times New Roman" w:hAnsi="David" w:cs="David" w:hint="cs"/>
          <w:b/>
          <w:bCs/>
          <w:sz w:val="26"/>
          <w:szCs w:val="26"/>
          <w:rtl/>
        </w:rPr>
        <w:t>תיאור כללי</w:t>
      </w:r>
      <w:bookmarkEnd w:id="83"/>
    </w:p>
    <w:p w14:paraId="40A8601C" w14:textId="557FD7BC" w:rsidR="00F36B92" w:rsidRDefault="00320FB7" w:rsidP="00F36B92">
      <w:pPr>
        <w:pStyle w:val="a6"/>
        <w:bidi/>
        <w:spacing w:line="276" w:lineRule="auto"/>
        <w:ind w:left="360"/>
        <w:rPr>
          <w:rFonts w:ascii="David" w:eastAsia="Times New Roman" w:hAnsi="David" w:cs="David"/>
          <w:sz w:val="24"/>
          <w:szCs w:val="24"/>
          <w:rtl/>
        </w:rPr>
      </w:pPr>
      <w:r>
        <w:rPr>
          <w:rFonts w:ascii="David" w:eastAsia="Times New Roman" w:hAnsi="David" w:cs="David" w:hint="cs"/>
          <w:sz w:val="24"/>
          <w:szCs w:val="24"/>
          <w:rtl/>
        </w:rPr>
        <w:t>למוצר שלוש פנים</w:t>
      </w:r>
      <w:r w:rsidR="00F36B92" w:rsidRPr="00F36B92">
        <w:rPr>
          <w:rFonts w:ascii="David" w:eastAsia="Times New Roman" w:hAnsi="David" w:cs="David"/>
          <w:sz w:val="24"/>
          <w:szCs w:val="24"/>
          <w:rtl/>
        </w:rPr>
        <w:t xml:space="preserve"> :</w:t>
      </w:r>
      <w:r>
        <w:rPr>
          <w:rFonts w:ascii="David" w:eastAsia="Times New Roman" w:hAnsi="David" w:cs="David" w:hint="cs"/>
          <w:sz w:val="24"/>
          <w:szCs w:val="24"/>
          <w:rtl/>
        </w:rPr>
        <w:t xml:space="preserve"> מכניקה, תוכנה וחומרה.</w:t>
      </w:r>
      <w:r>
        <w:rPr>
          <w:rFonts w:ascii="David" w:eastAsia="Times New Roman" w:hAnsi="David" w:cs="David"/>
          <w:sz w:val="24"/>
          <w:szCs w:val="24"/>
          <w:rtl/>
        </w:rPr>
        <w:br/>
      </w:r>
    </w:p>
    <w:p w14:paraId="4E0E29B8" w14:textId="4BA2F3F8" w:rsidR="00AE31A4" w:rsidRPr="0016541E" w:rsidRDefault="00320FB7" w:rsidP="00320FB7">
      <w:pPr>
        <w:pStyle w:val="a6"/>
        <w:numPr>
          <w:ilvl w:val="0"/>
          <w:numId w:val="45"/>
        </w:numPr>
        <w:bidi/>
        <w:spacing w:line="276" w:lineRule="auto"/>
        <w:rPr>
          <w:rFonts w:ascii="David" w:eastAsia="Times New Roman" w:hAnsi="David" w:cs="David"/>
          <w:sz w:val="24"/>
          <w:szCs w:val="24"/>
          <w:rtl/>
        </w:rPr>
      </w:pPr>
      <w:r>
        <w:rPr>
          <w:noProof/>
        </w:rPr>
        <mc:AlternateContent>
          <mc:Choice Requires="wps">
            <w:drawing>
              <wp:anchor distT="0" distB="0" distL="114300" distR="114300" simplePos="0" relativeHeight="251687936" behindDoc="0" locked="0" layoutInCell="1" allowOverlap="1" wp14:anchorId="538A1EA9" wp14:editId="1914F8ED">
                <wp:simplePos x="0" y="0"/>
                <wp:positionH relativeFrom="page">
                  <wp:posOffset>2583427</wp:posOffset>
                </wp:positionH>
                <wp:positionV relativeFrom="paragraph">
                  <wp:posOffset>2829800</wp:posOffset>
                </wp:positionV>
                <wp:extent cx="1661795" cy="201295"/>
                <wp:effectExtent l="0" t="0" r="0" b="8255"/>
                <wp:wrapTopAndBottom/>
                <wp:docPr id="1" name="תיבת טקסט 1"/>
                <wp:cNvGraphicFramePr/>
                <a:graphic xmlns:a="http://schemas.openxmlformats.org/drawingml/2006/main">
                  <a:graphicData uri="http://schemas.microsoft.com/office/word/2010/wordprocessingShape">
                    <wps:wsp>
                      <wps:cNvSpPr txBox="1"/>
                      <wps:spPr>
                        <a:xfrm>
                          <a:off x="0" y="0"/>
                          <a:ext cx="1661795" cy="201295"/>
                        </a:xfrm>
                        <a:prstGeom prst="rect">
                          <a:avLst/>
                        </a:prstGeom>
                        <a:solidFill>
                          <a:prstClr val="white"/>
                        </a:solidFill>
                        <a:ln>
                          <a:noFill/>
                        </a:ln>
                      </wps:spPr>
                      <wps:txbx>
                        <w:txbxContent>
                          <w:p w14:paraId="14F53C4D" w14:textId="6B38AB77" w:rsidR="00F92078" w:rsidRPr="00DD3566" w:rsidRDefault="00F92078" w:rsidP="00775DC5">
                            <w:pPr>
                              <w:pStyle w:val="a4"/>
                              <w:rPr>
                                <w:b w:val="0"/>
                                <w:bCs/>
                                <w:noProof/>
                              </w:rPr>
                            </w:pPr>
                            <w:r w:rsidRPr="00DD3566">
                              <w:rPr>
                                <w:rFonts w:hint="cs"/>
                                <w:b w:val="0"/>
                                <w:bCs/>
                                <w:noProof/>
                                <w:rtl/>
                              </w:rPr>
                              <w:t>איור 1 - חיבור מכאני</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8A1EA9" id="תיבת טקסט 1" o:spid="_x0000_s1027" type="#_x0000_t202" style="position:absolute;left:0;text-align:left;margin-left:203.4pt;margin-top:222.8pt;width:130.85pt;height:15.85pt;z-index:2516879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" stroked="f">
                <v:textbox inset="0,0,0,0">
                  <w:txbxContent>
                    <w:p w14:paraId="14F53C4D" w14:textId="6B38AB77" w:rsidR="00F92078" w:rsidRPr="00DD3566" w:rsidRDefault="00F92078" w:rsidP="00775DC5">
                      <w:pPr>
                        <w:pStyle w:val="a4"/>
                        <w:rPr>
                          <w:b w:val="0"/>
                          <w:bCs/>
                          <w:noProof/>
                        </w:rPr>
                      </w:pPr>
                      <w:r w:rsidRPr="00DD3566">
                        <w:rPr>
                          <w:rFonts w:hint="cs"/>
                          <w:b w:val="0"/>
                          <w:bCs/>
                          <w:noProof/>
                          <w:rtl/>
                        </w:rPr>
                        <w:t>איור 1 - חיבור מכאני</w:t>
                      </w:r>
                    </w:p>
                  </w:txbxContent>
                </v:textbox>
                <w10:wrap type="topAndBottom" anchorx="page"/>
              </v:shape>
            </w:pict>
          </mc:Fallback>
        </mc:AlternateContent>
      </w:r>
      <w:r>
        <w:rPr>
          <w:noProof/>
          <w:rtl/>
        </w:rPr>
        <w:pict w14:anchorId="05E1C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3.25pt;margin-top:97pt;width:145.4pt;height:122.05pt;z-index:251685888;mso-position-horizontal-relative:text;mso-position-vertical-relative:text;mso-width-relative:page;mso-height-relative:page">
            <v:imagedata r:id="rId12" o:title="VideoCapture_20240928-215936 (1)" croptop="1211f" cropleft="11235f" cropright="14977f"/>
            <w10:wrap type="topAndBottom"/>
          </v:shape>
        </w:pict>
      </w:r>
      <w:r>
        <w:rPr>
          <w:noProof/>
        </w:rPr>
        <mc:AlternateContent>
          <mc:Choice Requires="wpg">
            <w:drawing>
              <wp:anchor distT="0" distB="0" distL="114300" distR="114300" simplePos="0" relativeHeight="251683840" behindDoc="0" locked="0" layoutInCell="1" allowOverlap="1" wp14:anchorId="062ACE65" wp14:editId="549E6DEB">
                <wp:simplePos x="0" y="0"/>
                <wp:positionH relativeFrom="margin">
                  <wp:posOffset>-935297</wp:posOffset>
                </wp:positionH>
                <wp:positionV relativeFrom="paragraph">
                  <wp:posOffset>1146348</wp:posOffset>
                </wp:positionV>
                <wp:extent cx="6376670" cy="1661160"/>
                <wp:effectExtent l="0" t="0" r="5080" b="0"/>
                <wp:wrapTopAndBottom/>
                <wp:docPr id="1452450733" name="קבוצה 1452450733"/>
                <wp:cNvGraphicFramePr/>
                <a:graphic xmlns:a="http://schemas.openxmlformats.org/drawingml/2006/main">
                  <a:graphicData uri="http://schemas.microsoft.com/office/word/2010/wordprocessingGroup">
                    <wpg:wgp>
                      <wpg:cNvGrpSpPr/>
                      <wpg:grpSpPr>
                        <a:xfrm>
                          <a:off x="0" y="0"/>
                          <a:ext cx="6376670" cy="1661160"/>
                          <a:chOff x="0" y="0"/>
                          <a:chExt cx="6027420" cy="1341120"/>
                        </a:xfrm>
                      </wpg:grpSpPr>
                      <pic:pic xmlns:pic="http://schemas.openxmlformats.org/drawingml/2006/picture">
                        <pic:nvPicPr>
                          <pic:cNvPr id="16" name="תמונה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68400" cy="1328420"/>
                          </a:xfrm>
                          <a:prstGeom prst="rect">
                            <a:avLst/>
                          </a:prstGeom>
                        </pic:spPr>
                      </pic:pic>
                      <wpg:grpSp>
                        <wpg:cNvPr id="1452450732" name="קבוצה 1452450732"/>
                        <wpg:cNvGrpSpPr/>
                        <wpg:grpSpPr>
                          <a:xfrm>
                            <a:off x="2901950" y="25400"/>
                            <a:ext cx="3125470" cy="1315720"/>
                            <a:chOff x="0" y="0"/>
                            <a:chExt cx="3125470" cy="1315720"/>
                          </a:xfrm>
                        </wpg:grpSpPr>
                        <pic:pic xmlns:pic="http://schemas.openxmlformats.org/drawingml/2006/picture">
                          <pic:nvPicPr>
                            <pic:cNvPr id="28" name="תמונה 2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flipH="1">
                              <a:off x="1663700" y="0"/>
                              <a:ext cx="1461770" cy="1315720"/>
                            </a:xfrm>
                            <a:prstGeom prst="rect">
                              <a:avLst/>
                            </a:prstGeom>
                          </pic:spPr>
                        </pic:pic>
                        <pic:pic xmlns:pic="http://schemas.openxmlformats.org/drawingml/2006/picture">
                          <pic:nvPicPr>
                            <pic:cNvPr id="18" name="תמונה 18" descr="C:\Users\pc\Downloads\VideoCapture_20240928-214828.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76200"/>
                              <a:ext cx="1661795" cy="121285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44B3448F" id="קבוצה 1452450733" o:spid="_x0000_s1026" style="position:absolute;left:0;text-align:left;margin-left:-73.65pt;margin-top:90.25pt;width:502.1pt;height:130.8pt;z-index:251683840;mso-position-horizontal-relative:margin;mso-width-relative:margin;mso-height-relative:margin" coordsize="60274,134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">
                <v:shape id="תמונה 10" o:spid="_x0000_s1027" type="#_x0000_t75" style="position:absolute;width:11684;height:13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">
                  <v:imagedata r:id="rId16" o:title=""/>
                  <v:path arrowok="t"/>
                </v:shape>
                <v:group id="קבוצה 1452450732" o:spid="_x0000_s1028" style="position:absolute;left:29019;top:254;width:31255;height:13157" coordsize="31254,13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">
                  <v:shape id="תמונה 28" o:spid="_x0000_s1029" type="#_x0000_t75" style="position:absolute;left:16637;width:14617;height:13157;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">
                    <v:imagedata r:id="rId17" o:title=""/>
                    <v:path arrowok="t"/>
                  </v:shape>
                  <v:shape id="תמונה 18" o:spid="_x0000_s1030" type="#_x0000_t75" style="position:absolute;top:762;width:16617;height:1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">
                    <v:imagedata r:id="rId18" o:title="VideoCapture_20240928-214828"/>
                    <v:path arrowok="t"/>
                  </v:shape>
                </v:group>
                <w10:wrap type="topAndBottom" anchorx="margin"/>
              </v:group>
            </w:pict>
          </mc:Fallback>
        </mc:AlternateContent>
      </w:r>
      <w:r>
        <w:rPr>
          <w:rFonts w:ascii="David" w:eastAsia="Times New Roman" w:hAnsi="David" w:cs="David" w:hint="cs"/>
          <w:sz w:val="24"/>
          <w:szCs w:val="24"/>
          <w:rtl/>
        </w:rPr>
        <w:t>מכניקה</w:t>
      </w:r>
      <w:r w:rsidR="00AE31A4" w:rsidRPr="00AE31A4">
        <w:rPr>
          <w:rFonts w:ascii="David" w:eastAsia="Times New Roman" w:hAnsi="David" w:cs="David"/>
          <w:sz w:val="24"/>
          <w:szCs w:val="24"/>
          <w:rtl/>
        </w:rPr>
        <w:t>–</w:t>
      </w:r>
      <w:r w:rsidR="00C0319B">
        <w:rPr>
          <w:rFonts w:ascii="David" w:eastAsia="Times New Roman" w:hAnsi="David" w:cs="David" w:hint="cs"/>
          <w:sz w:val="24"/>
          <w:szCs w:val="24"/>
          <w:rtl/>
        </w:rPr>
        <w:t xml:space="preserve"> מודול המסך יכוסה בכיסוי מותאם אליו, לחלק האחורי שלו יודבק</w:t>
      </w:r>
      <w:r w:rsidR="00AE31A4" w:rsidRPr="00AE31A4">
        <w:rPr>
          <w:rFonts w:ascii="David" w:eastAsia="Times New Roman" w:hAnsi="David" w:cs="David"/>
          <w:sz w:val="24"/>
          <w:szCs w:val="24"/>
          <w:rtl/>
        </w:rPr>
        <w:t xml:space="preserve"> </w:t>
      </w:r>
      <w:r w:rsidR="00C0319B">
        <w:rPr>
          <w:rFonts w:ascii="David" w:eastAsia="Times New Roman" w:hAnsi="David" w:cs="David" w:hint="cs"/>
          <w:sz w:val="24"/>
          <w:szCs w:val="24"/>
          <w:rtl/>
        </w:rPr>
        <w:t>ה</w:t>
      </w:r>
      <w:r w:rsidR="00C732FA">
        <w:rPr>
          <w:rFonts w:ascii="David" w:eastAsia="Times New Roman" w:hAnsi="David" w:cs="David" w:hint="cs"/>
          <w:sz w:val="24"/>
          <w:szCs w:val="24"/>
          <w:rtl/>
        </w:rPr>
        <w:t xml:space="preserve">בקר הרסברי פי 5 בתוך כיסוי </w:t>
      </w:r>
      <w:r w:rsidR="00C0319B">
        <w:rPr>
          <w:rFonts w:ascii="David" w:eastAsia="Times New Roman" w:hAnsi="David" w:cs="David" w:hint="cs"/>
          <w:sz w:val="24"/>
          <w:szCs w:val="24"/>
          <w:rtl/>
        </w:rPr>
        <w:t>פלסטיק שלו. כל זה יכנס לתוך מעטפת פלסטיק גדולה שהודפסה במיוחד</w:t>
      </w:r>
      <w:r w:rsidR="00775DC5">
        <w:rPr>
          <w:rFonts w:ascii="David" w:eastAsia="Times New Roman" w:hAnsi="David" w:cs="David" w:hint="cs"/>
          <w:sz w:val="24"/>
          <w:szCs w:val="24"/>
          <w:rtl/>
        </w:rPr>
        <w:t xml:space="preserve"> במדפסת תלת מימד</w:t>
      </w:r>
      <w:r w:rsidR="00C0319B">
        <w:rPr>
          <w:rFonts w:ascii="David" w:eastAsia="Times New Roman" w:hAnsi="David" w:cs="David" w:hint="cs"/>
          <w:sz w:val="24"/>
          <w:szCs w:val="24"/>
          <w:rtl/>
        </w:rPr>
        <w:t xml:space="preserve"> וי</w:t>
      </w:r>
      <w:r w:rsidR="007A5C33">
        <w:rPr>
          <w:rFonts w:ascii="David" w:eastAsia="Times New Roman" w:hAnsi="David" w:cs="David" w:hint="cs"/>
          <w:sz w:val="24"/>
          <w:szCs w:val="24"/>
          <w:rtl/>
        </w:rPr>
        <w:t>תפוס</w:t>
      </w:r>
      <w:r w:rsidR="00C0319B">
        <w:rPr>
          <w:rFonts w:ascii="David" w:eastAsia="Times New Roman" w:hAnsi="David" w:cs="David" w:hint="cs"/>
          <w:sz w:val="24"/>
          <w:szCs w:val="24"/>
          <w:rtl/>
        </w:rPr>
        <w:t xml:space="preserve"> את המסך עם ברגים. המעטפת </w:t>
      </w:r>
      <w:r w:rsidR="007A5C33">
        <w:rPr>
          <w:rFonts w:ascii="David" w:eastAsia="Times New Roman" w:hAnsi="David" w:cs="David" w:hint="cs"/>
          <w:sz w:val="24"/>
          <w:szCs w:val="24"/>
          <w:rtl/>
        </w:rPr>
        <w:t>עצמה ניתנת לפתיחה בגב שלה (מכסה נשלף כלפי מעלה) ומאובטח</w:t>
      </w:r>
      <w:r w:rsidR="00C0319B">
        <w:rPr>
          <w:rFonts w:ascii="David" w:eastAsia="Times New Roman" w:hAnsi="David" w:cs="David" w:hint="cs"/>
          <w:sz w:val="24"/>
          <w:szCs w:val="24"/>
          <w:rtl/>
        </w:rPr>
        <w:t xml:space="preserve"> באמצעות ברגים </w:t>
      </w:r>
      <w:r w:rsidR="007A5C33">
        <w:rPr>
          <w:rFonts w:ascii="David" w:eastAsia="Times New Roman" w:hAnsi="David" w:cs="David" w:hint="cs"/>
          <w:sz w:val="24"/>
          <w:szCs w:val="24"/>
          <w:rtl/>
        </w:rPr>
        <w:t>(ראה נספח</w:t>
      </w:r>
      <w:r w:rsidR="00FF715B">
        <w:rPr>
          <w:rFonts w:ascii="David" w:eastAsia="Times New Roman" w:hAnsi="David" w:cs="David" w:hint="cs"/>
          <w:sz w:val="24"/>
          <w:szCs w:val="24"/>
          <w:rtl/>
        </w:rPr>
        <w:t xml:space="preserve"> ג'</w:t>
      </w:r>
      <w:r w:rsidR="007A5C33">
        <w:rPr>
          <w:rFonts w:ascii="David" w:eastAsia="Times New Roman" w:hAnsi="David" w:cs="David" w:hint="cs"/>
          <w:sz w:val="24"/>
          <w:szCs w:val="24"/>
          <w:rtl/>
        </w:rPr>
        <w:t xml:space="preserve"> ). </w:t>
      </w:r>
      <w:r w:rsidR="00C0319B">
        <w:rPr>
          <w:rFonts w:ascii="David" w:eastAsia="Times New Roman" w:hAnsi="David" w:cs="David" w:hint="cs"/>
          <w:sz w:val="24"/>
          <w:szCs w:val="24"/>
          <w:rtl/>
        </w:rPr>
        <w:t xml:space="preserve"> </w:t>
      </w:r>
      <w:r w:rsidR="00C732FA">
        <w:rPr>
          <w:rFonts w:ascii="David" w:eastAsia="Times New Roman" w:hAnsi="David" w:cs="David"/>
          <w:sz w:val="24"/>
          <w:szCs w:val="24"/>
          <w:rtl/>
        </w:rPr>
        <w:br/>
      </w:r>
      <w:r w:rsidR="00AE31A4" w:rsidRPr="00AE31A4">
        <w:rPr>
          <w:rFonts w:ascii="David" w:eastAsia="Times New Roman" w:hAnsi="David" w:cs="David"/>
          <w:sz w:val="24"/>
          <w:szCs w:val="24"/>
          <w:rtl/>
        </w:rPr>
        <w:t>תופסן גמיש באורך כמטר</w:t>
      </w:r>
      <w:r w:rsidR="00AE31A4">
        <w:rPr>
          <w:rFonts w:ascii="David" w:eastAsia="Times New Roman" w:hAnsi="David" w:cs="David" w:hint="cs"/>
          <w:sz w:val="24"/>
          <w:szCs w:val="24"/>
          <w:rtl/>
        </w:rPr>
        <w:t xml:space="preserve"> ושלושים</w:t>
      </w:r>
      <w:r w:rsidR="00AE31A4" w:rsidRPr="00AE31A4">
        <w:rPr>
          <w:rFonts w:ascii="David" w:eastAsia="Times New Roman" w:hAnsi="David" w:cs="David"/>
          <w:sz w:val="24"/>
          <w:szCs w:val="24"/>
          <w:rtl/>
        </w:rPr>
        <w:t xml:space="preserve"> שיתחבר לפדלים שלנו , </w:t>
      </w:r>
      <w:r w:rsidR="00AE31A4">
        <w:rPr>
          <w:rFonts w:ascii="David" w:eastAsia="Times New Roman" w:hAnsi="David" w:cs="David" w:hint="cs"/>
          <w:sz w:val="24"/>
          <w:szCs w:val="24"/>
          <w:rtl/>
        </w:rPr>
        <w:t>ויאחוז</w:t>
      </w:r>
      <w:r w:rsidR="007A5C33">
        <w:rPr>
          <w:rFonts w:ascii="David" w:eastAsia="Times New Roman" w:hAnsi="David" w:cs="David" w:hint="cs"/>
          <w:sz w:val="24"/>
          <w:szCs w:val="24"/>
          <w:rtl/>
        </w:rPr>
        <w:t xml:space="preserve"> </w:t>
      </w:r>
      <w:r w:rsidR="00FE10FF">
        <w:rPr>
          <w:rFonts w:ascii="David" w:eastAsia="Times New Roman" w:hAnsi="David" w:cs="David" w:hint="cs"/>
          <w:sz w:val="24"/>
          <w:szCs w:val="24"/>
          <w:rtl/>
        </w:rPr>
        <w:t>בצדו</w:t>
      </w:r>
      <w:r w:rsidR="007A5C33">
        <w:rPr>
          <w:rFonts w:ascii="David" w:eastAsia="Times New Roman" w:hAnsi="David" w:cs="David" w:hint="cs"/>
          <w:sz w:val="24"/>
          <w:szCs w:val="24"/>
          <w:rtl/>
        </w:rPr>
        <w:t xml:space="preserve"> השני את </w:t>
      </w:r>
      <w:r w:rsidR="00AE31A4" w:rsidRPr="00AE31A4">
        <w:rPr>
          <w:rFonts w:ascii="David" w:eastAsia="Times New Roman" w:hAnsi="David" w:cs="David"/>
          <w:sz w:val="24"/>
          <w:szCs w:val="24"/>
          <w:rtl/>
        </w:rPr>
        <w:t>מעטפת פלסטיק</w:t>
      </w:r>
      <w:r w:rsidR="00AE31A4">
        <w:rPr>
          <w:rFonts w:ascii="David" w:eastAsia="Times New Roman" w:hAnsi="David" w:cs="David" w:hint="cs"/>
          <w:sz w:val="24"/>
          <w:szCs w:val="24"/>
          <w:rtl/>
        </w:rPr>
        <w:t xml:space="preserve"> </w:t>
      </w:r>
      <w:r w:rsidR="007A5C33">
        <w:rPr>
          <w:rFonts w:ascii="David" w:eastAsia="Times New Roman" w:hAnsi="David" w:cs="David" w:hint="cs"/>
          <w:sz w:val="24"/>
          <w:szCs w:val="24"/>
          <w:rtl/>
        </w:rPr>
        <w:t>הגדולה שלנו.</w:t>
      </w:r>
      <w:r w:rsidR="00AE31A4" w:rsidRPr="0016541E">
        <w:rPr>
          <w:rFonts w:ascii="David" w:eastAsia="Times New Roman" w:hAnsi="David" w:cs="David" w:hint="cs"/>
          <w:sz w:val="24"/>
          <w:szCs w:val="24"/>
          <w:rtl/>
        </w:rPr>
        <w:t xml:space="preserve"> </w:t>
      </w:r>
      <w:r w:rsidR="00AE31A4" w:rsidRPr="0016541E">
        <w:rPr>
          <w:rFonts w:ascii="David" w:eastAsia="Times New Roman" w:hAnsi="David" w:cs="David"/>
          <w:sz w:val="24"/>
          <w:szCs w:val="24"/>
          <w:rtl/>
        </w:rPr>
        <w:t xml:space="preserve">  </w:t>
      </w:r>
      <w:r>
        <w:rPr>
          <w:rFonts w:ascii="David" w:eastAsia="Times New Roman" w:hAnsi="David" w:cs="David"/>
          <w:sz w:val="24"/>
          <w:szCs w:val="24"/>
          <w:rtl/>
        </w:rPr>
        <w:br/>
      </w:r>
    </w:p>
    <w:p w14:paraId="785BFDEE" w14:textId="744EDD7B" w:rsidR="00EE0C8B" w:rsidRDefault="003C6ABA" w:rsidP="00EE0C8B">
      <w:pPr>
        <w:pStyle w:val="a6"/>
        <w:bidi/>
        <w:spacing w:line="276" w:lineRule="auto"/>
        <w:rPr>
          <w:rFonts w:ascii="David" w:eastAsia="Times New Roman" w:hAnsi="David" w:cs="David"/>
          <w:sz w:val="24"/>
          <w:szCs w:val="24"/>
          <w:rtl/>
        </w:rPr>
      </w:pPr>
      <w:r>
        <w:rPr>
          <w:rFonts w:ascii="David" w:eastAsia="Times New Roman" w:hAnsi="David" w:cs="David"/>
          <w:noProof/>
          <w:sz w:val="24"/>
          <w:szCs w:val="24"/>
          <w:rtl/>
        </w:rPr>
        <mc:AlternateContent>
          <mc:Choice Requires="wpg">
            <w:drawing>
              <wp:anchor distT="0" distB="0" distL="114300" distR="114300" simplePos="0" relativeHeight="251723776" behindDoc="0" locked="0" layoutInCell="1" allowOverlap="1" wp14:anchorId="1093B39E" wp14:editId="6B0FEBA2">
                <wp:simplePos x="0" y="0"/>
                <wp:positionH relativeFrom="column">
                  <wp:posOffset>-967547</wp:posOffset>
                </wp:positionH>
                <wp:positionV relativeFrom="paragraph">
                  <wp:posOffset>23826</wp:posOffset>
                </wp:positionV>
                <wp:extent cx="1136043" cy="4091305"/>
                <wp:effectExtent l="0" t="0" r="6985" b="4445"/>
                <wp:wrapTight wrapText="bothSides">
                  <wp:wrapPolygon edited="0">
                    <wp:start x="0" y="0"/>
                    <wp:lineTo x="0" y="21523"/>
                    <wp:lineTo x="21371" y="21523"/>
                    <wp:lineTo x="21371" y="0"/>
                    <wp:lineTo x="0" y="0"/>
                  </wp:wrapPolygon>
                </wp:wrapTight>
                <wp:docPr id="2" name="קבוצה 2"/>
                <wp:cNvGraphicFramePr/>
                <a:graphic xmlns:a="http://schemas.openxmlformats.org/drawingml/2006/main">
                  <a:graphicData uri="http://schemas.microsoft.com/office/word/2010/wordprocessingGroup">
                    <wpg:wgp>
                      <wpg:cNvGrpSpPr/>
                      <wpg:grpSpPr>
                        <a:xfrm>
                          <a:off x="0" y="0"/>
                          <a:ext cx="1136043" cy="4091305"/>
                          <a:chOff x="0" y="0"/>
                          <a:chExt cx="1136043" cy="4091305"/>
                        </a:xfrm>
                      </wpg:grpSpPr>
                      <pic:pic xmlns:pic="http://schemas.openxmlformats.org/drawingml/2006/picture">
                        <pic:nvPicPr>
                          <pic:cNvPr id="1452450735" name="תמונה 145245073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5903" y="0"/>
                            <a:ext cx="1120140" cy="3518535"/>
                          </a:xfrm>
                          <a:prstGeom prst="rect">
                            <a:avLst/>
                          </a:prstGeom>
                        </pic:spPr>
                      </pic:pic>
                      <wps:wsp>
                        <wps:cNvPr id="1452450741" name="תיבת טקסט 1452450741"/>
                        <wps:cNvSpPr txBox="1"/>
                        <wps:spPr>
                          <a:xfrm>
                            <a:off x="0" y="3569970"/>
                            <a:ext cx="1120140" cy="521335"/>
                          </a:xfrm>
                          <a:prstGeom prst="rect">
                            <a:avLst/>
                          </a:prstGeom>
                          <a:solidFill>
                            <a:prstClr val="white"/>
                          </a:solidFill>
                          <a:ln>
                            <a:noFill/>
                          </a:ln>
                        </wps:spPr>
                        <wps:txbx>
                          <w:txbxContent>
                            <w:p w14:paraId="78EFD935" w14:textId="2C3FB43E" w:rsidR="00F92078" w:rsidRPr="00DD3566" w:rsidRDefault="00F92078" w:rsidP="00DD3566">
                              <w:pPr>
                                <w:pStyle w:val="a4"/>
                                <w:jc w:val="center"/>
                                <w:rPr>
                                  <w:rFonts w:asciiTheme="minorBidi" w:hAnsiTheme="minorBidi"/>
                                  <w:b w:val="0"/>
                                  <w:bCs/>
                                  <w:noProof/>
                                </w:rPr>
                              </w:pPr>
                              <w:r w:rsidRPr="00DD3566">
                                <w:rPr>
                                  <w:rFonts w:hint="cs"/>
                                  <w:b w:val="0"/>
                                  <w:bCs/>
                                  <w:noProof/>
                                  <w:rtl/>
                                </w:rPr>
                                <w:t>איור 2 - תרשים זרימה של אינטגרציית מערכת חומרה/תוכנה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1093B39E" id="קבוצה 2" o:spid="_x0000_s1028" style="position:absolute;left:0;text-align:left;margin-left:-76.2pt;margin-top:1.9pt;width:89.45pt;height:322.15pt;z-index:251723776" coordsize="11360,40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">
                <v:shape id="תמונה 1452450735" o:spid="_x0000_s1029" type="#_x0000_t75" style="position:absolute;left:159;width:11201;height:35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">
                  <v:imagedata r:id="rId20" o:title=""/>
                  <v:path arrowok="t"/>
                </v:shape>
                <v:shape id="תיבת טקסט 1452450741" o:spid="_x0000_s1030" type="#_x0000_t202" style="position:absolute;top:35699;width:11201;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" stroked="f">
                  <v:textbox style="mso-fit-shape-to-text:t" inset="0,0,0,0">
                    <w:txbxContent>
                      <w:p w14:paraId="78EFD935" w14:textId="2C3FB43E" w:rsidR="00F92078" w:rsidRPr="00DD3566" w:rsidRDefault="00F92078" w:rsidP="00DD3566">
                        <w:pPr>
                          <w:pStyle w:val="a4"/>
                          <w:jc w:val="center"/>
                          <w:rPr>
                            <w:rFonts w:asciiTheme="minorBidi" w:hAnsiTheme="minorBidi"/>
                            <w:b w:val="0"/>
                            <w:bCs/>
                            <w:noProof/>
                          </w:rPr>
                        </w:pPr>
                        <w:r w:rsidRPr="00DD3566">
                          <w:rPr>
                            <w:rFonts w:hint="cs"/>
                            <w:b w:val="0"/>
                            <w:bCs/>
                            <w:noProof/>
                            <w:rtl/>
                          </w:rPr>
                          <w:t>איור 2 - תרשים זרימה של אינטגרציית מערכת חומרה/תוכנה</w:t>
                        </w:r>
                      </w:p>
                    </w:txbxContent>
                  </v:textbox>
                </v:shape>
                <w10:wrap type="tight"/>
              </v:group>
            </w:pict>
          </mc:Fallback>
        </mc:AlternateContent>
      </w:r>
      <w:r w:rsidR="00775DC5" w:rsidRPr="00775DC5">
        <w:rPr>
          <w:rFonts w:ascii="David" w:eastAsia="Times New Roman" w:hAnsi="David" w:cs="David"/>
          <w:sz w:val="24"/>
          <w:szCs w:val="24"/>
          <w:rtl/>
        </w:rPr>
        <w:t xml:space="preserve">חלק תוכנתי – החלק התוכנתי מורכב משני חלקים : חלק </w:t>
      </w:r>
      <w:r w:rsidR="00775DC5" w:rsidRPr="00775DC5">
        <w:rPr>
          <w:rFonts w:ascii="David" w:eastAsia="Times New Roman" w:hAnsi="David" w:cs="David"/>
          <w:sz w:val="24"/>
          <w:szCs w:val="24"/>
        </w:rPr>
        <w:t>Back-End</w:t>
      </w:r>
      <w:r w:rsidR="00775DC5" w:rsidRPr="00775DC5">
        <w:rPr>
          <w:rFonts w:ascii="David" w:eastAsia="Times New Roman" w:hAnsi="David" w:cs="David"/>
          <w:sz w:val="24"/>
          <w:szCs w:val="24"/>
          <w:rtl/>
        </w:rPr>
        <w:t xml:space="preserve"> ו </w:t>
      </w:r>
      <w:r w:rsidR="00775DC5" w:rsidRPr="00775DC5">
        <w:rPr>
          <w:rFonts w:ascii="David" w:eastAsia="Times New Roman" w:hAnsi="David" w:cs="David"/>
          <w:sz w:val="24"/>
          <w:szCs w:val="24"/>
        </w:rPr>
        <w:t xml:space="preserve">Front –End </w:t>
      </w:r>
      <w:r w:rsidR="00320FB7">
        <w:rPr>
          <w:rFonts w:ascii="David" w:eastAsia="Times New Roman" w:hAnsi="David" w:cs="David"/>
          <w:sz w:val="24"/>
          <w:szCs w:val="24"/>
          <w:rtl/>
        </w:rPr>
        <w:t xml:space="preserve"> </w:t>
      </w:r>
      <w:r w:rsidR="00320FB7">
        <w:rPr>
          <w:rFonts w:ascii="David" w:eastAsia="Times New Roman" w:hAnsi="David" w:cs="David" w:hint="cs"/>
          <w:sz w:val="24"/>
          <w:szCs w:val="24"/>
          <w:rtl/>
        </w:rPr>
        <w:t>:</w:t>
      </w:r>
      <w:r w:rsidR="00320FB7">
        <w:rPr>
          <w:rFonts w:ascii="David" w:eastAsia="Times New Roman" w:hAnsi="David" w:cs="David"/>
          <w:sz w:val="24"/>
          <w:szCs w:val="24"/>
          <w:rtl/>
        </w:rPr>
        <w:br/>
      </w:r>
      <w:r w:rsidR="00775DC5" w:rsidRPr="00775DC5">
        <w:rPr>
          <w:rFonts w:ascii="David" w:eastAsia="Times New Roman" w:hAnsi="David" w:cs="David"/>
          <w:sz w:val="24"/>
          <w:szCs w:val="24"/>
          <w:rtl/>
        </w:rPr>
        <w:br/>
      </w:r>
    </w:p>
    <w:p w14:paraId="502014CC" w14:textId="621C0264" w:rsidR="00DD3566" w:rsidRPr="00DD3566" w:rsidRDefault="00775DC5" w:rsidP="004F621E">
      <w:pPr>
        <w:pStyle w:val="a6"/>
        <w:numPr>
          <w:ilvl w:val="0"/>
          <w:numId w:val="45"/>
        </w:numPr>
        <w:bidi/>
        <w:spacing w:line="276" w:lineRule="auto"/>
        <w:rPr>
          <w:rFonts w:ascii="David" w:eastAsia="Times New Roman" w:hAnsi="David" w:cs="David"/>
          <w:sz w:val="24"/>
          <w:szCs w:val="24"/>
        </w:rPr>
      </w:pPr>
      <w:r w:rsidRPr="00775DC5">
        <w:rPr>
          <w:rFonts w:ascii="David" w:eastAsia="Times New Roman" w:hAnsi="David" w:cs="David"/>
          <w:sz w:val="24"/>
          <w:szCs w:val="24"/>
          <w:rtl/>
        </w:rPr>
        <w:t xml:space="preserve"> </w:t>
      </w:r>
      <w:r w:rsidR="00EE0C8B" w:rsidRPr="00775DC5">
        <w:rPr>
          <w:rFonts w:ascii="David" w:eastAsia="Times New Roman" w:hAnsi="David" w:cs="David"/>
          <w:sz w:val="24"/>
          <w:szCs w:val="24"/>
          <w:u w:val="single"/>
        </w:rPr>
        <w:t>Back-End</w:t>
      </w:r>
      <w:r w:rsidR="00EE0C8B" w:rsidRPr="00775DC5">
        <w:rPr>
          <w:rFonts w:ascii="David" w:eastAsia="Times New Roman" w:hAnsi="David" w:cs="David"/>
          <w:sz w:val="24"/>
          <w:szCs w:val="24"/>
          <w:rtl/>
        </w:rPr>
        <w:t xml:space="preserve"> –</w:t>
      </w:r>
      <w:r w:rsidR="00EE0C8B">
        <w:rPr>
          <w:rFonts w:ascii="David" w:eastAsia="Times New Roman" w:hAnsi="David" w:cs="David" w:hint="cs"/>
          <w:sz w:val="24"/>
          <w:szCs w:val="24"/>
          <w:rtl/>
        </w:rPr>
        <w:t xml:space="preserve"> חלק זה של התוכנה נועד כדי לנטר את פעילות החיישן ההול בפדלים </w:t>
      </w:r>
      <w:r w:rsidR="00EE0C8B" w:rsidRPr="00EB3CF3">
        <w:rPr>
          <w:rFonts w:ascii="David" w:eastAsia="Times New Roman" w:hAnsi="David" w:cs="David"/>
          <w:sz w:val="24"/>
          <w:szCs w:val="24"/>
          <w:rtl/>
        </w:rPr>
        <w:t xml:space="preserve">מותקן בצד אחד של הפדל </w:t>
      </w:r>
      <w:r w:rsidR="00EE0C8B">
        <w:rPr>
          <w:rFonts w:ascii="David" w:eastAsia="Times New Roman" w:hAnsi="David" w:cs="David" w:hint="cs"/>
          <w:sz w:val="24"/>
          <w:szCs w:val="24"/>
          <w:rtl/>
        </w:rPr>
        <w:t>באופן קבוע עם סקוטץ</w:t>
      </w:r>
      <w:r w:rsidR="00EE0C8B" w:rsidRPr="00EB3CF3">
        <w:rPr>
          <w:rFonts w:ascii="David" w:eastAsia="Times New Roman" w:hAnsi="David" w:cs="David"/>
          <w:sz w:val="24"/>
          <w:szCs w:val="24"/>
          <w:rtl/>
        </w:rPr>
        <w:t xml:space="preserve">, ובצד השני מותקן מגנט חזק. בכל סיבוב של הפדל החיישן מזהה את השדה </w:t>
      </w:r>
      <w:r w:rsidR="003C6ABA">
        <w:rPr>
          <w:rFonts w:ascii="David" w:eastAsia="Times New Roman" w:hAnsi="David" w:cs="David"/>
          <w:sz w:val="24"/>
          <w:szCs w:val="24"/>
          <w:rtl/>
        </w:rPr>
        <w:t>המגנטי וכך קולט את תנועת הסיבוב</w:t>
      </w:r>
      <w:r w:rsidR="003C6ABA">
        <w:rPr>
          <w:rFonts w:ascii="David" w:eastAsia="Times New Roman" w:hAnsi="David" w:cs="David" w:hint="cs"/>
          <w:sz w:val="24"/>
          <w:szCs w:val="24"/>
          <w:rtl/>
        </w:rPr>
        <w:t>, ומונה את מספר הסיבובים שבוצעו עד כה.</w:t>
      </w:r>
      <w:r w:rsidR="00EE0C8B">
        <w:rPr>
          <w:rFonts w:ascii="David" w:eastAsia="Times New Roman" w:hAnsi="David" w:cs="David"/>
          <w:sz w:val="24"/>
          <w:szCs w:val="24"/>
          <w:rtl/>
        </w:rPr>
        <w:br/>
      </w:r>
      <w:r w:rsidR="00EE0C8B">
        <w:rPr>
          <w:rFonts w:ascii="David" w:eastAsia="Times New Roman" w:hAnsi="David" w:cs="David" w:hint="cs"/>
          <w:sz w:val="24"/>
          <w:szCs w:val="24"/>
          <w:rtl/>
        </w:rPr>
        <w:t xml:space="preserve">לשם כך, קיים סקריפט </w:t>
      </w:r>
      <w:r w:rsidR="003C6ABA">
        <w:rPr>
          <w:rFonts w:ascii="David" w:eastAsia="Times New Roman" w:hAnsi="David" w:cs="David" w:hint="cs"/>
          <w:sz w:val="24"/>
          <w:szCs w:val="24"/>
          <w:rtl/>
        </w:rPr>
        <w:t xml:space="preserve"> בפייתון </w:t>
      </w:r>
      <w:r w:rsidRPr="00775DC5">
        <w:rPr>
          <w:rFonts w:ascii="David" w:eastAsia="Times New Roman" w:hAnsi="David" w:cs="David"/>
          <w:sz w:val="24"/>
          <w:szCs w:val="24"/>
          <w:rtl/>
        </w:rPr>
        <w:t xml:space="preserve">שירוץ באופן תמידי ויהיה אחראי על קבלת </w:t>
      </w:r>
      <w:r w:rsidRPr="00775DC5">
        <w:rPr>
          <w:rFonts w:ascii="David" w:eastAsia="Times New Roman" w:hAnsi="David" w:cs="David"/>
          <w:sz w:val="24"/>
          <w:szCs w:val="24"/>
        </w:rPr>
        <w:t>interrupts</w:t>
      </w:r>
      <w:r w:rsidRPr="00775DC5">
        <w:rPr>
          <w:rFonts w:ascii="David" w:eastAsia="Times New Roman" w:hAnsi="David" w:cs="David"/>
          <w:sz w:val="24"/>
          <w:szCs w:val="24"/>
          <w:rtl/>
        </w:rPr>
        <w:t xml:space="preserve"> מהחיישן המגנטי וקידום </w:t>
      </w:r>
      <w:r w:rsidR="003C6ABA">
        <w:rPr>
          <w:rFonts w:ascii="David" w:eastAsia="Times New Roman" w:hAnsi="David" w:cs="David" w:hint="cs"/>
          <w:sz w:val="24"/>
          <w:szCs w:val="24"/>
          <w:rtl/>
        </w:rPr>
        <w:t xml:space="preserve">המונה </w:t>
      </w:r>
      <w:r w:rsidRPr="00775DC5">
        <w:rPr>
          <w:rFonts w:ascii="David" w:eastAsia="Times New Roman" w:hAnsi="David" w:cs="David"/>
          <w:sz w:val="24"/>
          <w:szCs w:val="24"/>
          <w:rtl/>
        </w:rPr>
        <w:t>. כמו כן , יהיה אחראי על איפוס מונים כל כמות זמן מסוימת</w:t>
      </w:r>
      <w:r w:rsidRPr="00775DC5">
        <w:rPr>
          <w:rFonts w:ascii="David" w:eastAsia="Times New Roman" w:hAnsi="David" w:cs="David" w:hint="cs"/>
          <w:sz w:val="24"/>
          <w:szCs w:val="24"/>
          <w:rtl/>
        </w:rPr>
        <w:t>, הדרישה כרגע היא אחת לשניה</w:t>
      </w:r>
      <w:r w:rsidRPr="00775DC5">
        <w:rPr>
          <w:rFonts w:ascii="David" w:eastAsia="Times New Roman" w:hAnsi="David" w:cs="David"/>
          <w:sz w:val="24"/>
          <w:szCs w:val="24"/>
          <w:rtl/>
        </w:rPr>
        <w:t xml:space="preserve"> . יתר על כן, יחושב המרחק שבוצע – מספר הסיבובים כפול היקף סיבוב (</w:t>
      </w:r>
      <w:r w:rsidRPr="00775DC5">
        <w:rPr>
          <w:rFonts w:ascii="David" w:eastAsia="Times New Roman" w:hAnsi="David" w:cs="David"/>
          <w:sz w:val="24"/>
          <w:szCs w:val="24"/>
        </w:rPr>
        <w:t>2*pi*disc radius</w:t>
      </w:r>
      <w:r w:rsidRPr="00775DC5">
        <w:rPr>
          <w:rFonts w:ascii="David" w:eastAsia="Times New Roman" w:hAnsi="David" w:cs="David"/>
          <w:sz w:val="24"/>
          <w:szCs w:val="24"/>
          <w:rtl/>
        </w:rPr>
        <w:t xml:space="preserve"> ) ,קצב ממוצע של סיבובים לדקה ( מספר הסיבובים הכולל חלקי מספר הדק) , קלוריות יחושבו גם כן על פי חשבון משוערך שיכלול את זמן העבודה והמרחק . בנוסף יהיה עליו ליצור תקשורת באמצעות </w:t>
      </w:r>
      <w:r w:rsidRPr="00775DC5">
        <w:rPr>
          <w:rFonts w:ascii="David" w:eastAsia="Times New Roman" w:hAnsi="David" w:cs="David"/>
          <w:sz w:val="24"/>
          <w:szCs w:val="24"/>
        </w:rPr>
        <w:t>socket</w:t>
      </w:r>
      <w:r w:rsidRPr="00775DC5">
        <w:rPr>
          <w:rFonts w:ascii="David" w:eastAsia="Times New Roman" w:hAnsi="David" w:cs="David"/>
          <w:sz w:val="24"/>
          <w:szCs w:val="24"/>
          <w:rtl/>
        </w:rPr>
        <w:t xml:space="preserve"> עם ה </w:t>
      </w:r>
      <w:r w:rsidRPr="00775DC5">
        <w:rPr>
          <w:rFonts w:ascii="David" w:eastAsia="Times New Roman" w:hAnsi="David" w:cs="David"/>
          <w:sz w:val="24"/>
          <w:szCs w:val="24"/>
        </w:rPr>
        <w:t xml:space="preserve">Front-End </w:t>
      </w:r>
      <w:r w:rsidRPr="00775DC5">
        <w:rPr>
          <w:rFonts w:ascii="David" w:eastAsia="Times New Roman" w:hAnsi="David" w:cs="David"/>
          <w:sz w:val="24"/>
          <w:szCs w:val="24"/>
          <w:rtl/>
        </w:rPr>
        <w:t xml:space="preserve"> ולהעביר לו נתונים . (</w:t>
      </w:r>
      <w:r w:rsidR="004F621E">
        <w:rPr>
          <w:rFonts w:ascii="David" w:eastAsia="Times New Roman" w:hAnsi="David" w:cs="David" w:hint="cs"/>
          <w:sz w:val="24"/>
          <w:szCs w:val="24"/>
          <w:rtl/>
        </w:rPr>
        <w:t>ראה איור מספר 2</w:t>
      </w:r>
      <w:r w:rsidR="00DD0567">
        <w:rPr>
          <w:rFonts w:ascii="David" w:eastAsia="Times New Roman" w:hAnsi="David" w:cs="David" w:hint="cs"/>
          <w:sz w:val="24"/>
          <w:szCs w:val="24"/>
          <w:rtl/>
        </w:rPr>
        <w:t>)</w:t>
      </w:r>
      <w:r w:rsidR="00320FB7">
        <w:rPr>
          <w:rFonts w:ascii="David" w:eastAsia="Times New Roman" w:hAnsi="David" w:cs="David"/>
          <w:sz w:val="24"/>
          <w:szCs w:val="24"/>
          <w:rtl/>
        </w:rPr>
        <w:br/>
      </w:r>
    </w:p>
    <w:p w14:paraId="0EE970CF" w14:textId="6011E547" w:rsidR="00DD3566" w:rsidRDefault="00775DC5" w:rsidP="00A9384A">
      <w:pPr>
        <w:pStyle w:val="a6"/>
        <w:bidi/>
        <w:spacing w:line="276" w:lineRule="auto"/>
        <w:rPr>
          <w:rFonts w:ascii="David" w:eastAsia="Times New Roman" w:hAnsi="David" w:cs="David"/>
          <w:sz w:val="24"/>
          <w:szCs w:val="24"/>
          <w:rtl/>
        </w:rPr>
      </w:pPr>
      <w:r w:rsidRPr="00DD3566">
        <w:rPr>
          <w:rFonts w:ascii="David" w:eastAsia="Times New Roman" w:hAnsi="David" w:cs="David"/>
          <w:sz w:val="24"/>
          <w:szCs w:val="24"/>
          <w:u w:val="single"/>
        </w:rPr>
        <w:t>Front-End</w:t>
      </w:r>
      <w:r w:rsidRPr="00775DC5">
        <w:rPr>
          <w:rFonts w:ascii="David" w:eastAsia="Times New Roman" w:hAnsi="David" w:cs="David"/>
          <w:sz w:val="24"/>
          <w:szCs w:val="24"/>
          <w:rtl/>
        </w:rPr>
        <w:t xml:space="preserve"> – האפליקציה בנויה על בסיס </w:t>
      </w:r>
      <w:r w:rsidRPr="00775DC5">
        <w:rPr>
          <w:rFonts w:ascii="David" w:eastAsia="Times New Roman" w:hAnsi="David" w:cs="David"/>
          <w:sz w:val="24"/>
          <w:szCs w:val="24"/>
        </w:rPr>
        <w:t>FRAMEWORK</w:t>
      </w:r>
      <w:r w:rsidRPr="00775DC5">
        <w:rPr>
          <w:rFonts w:ascii="David" w:eastAsia="Times New Roman" w:hAnsi="David" w:cs="David"/>
          <w:sz w:val="24"/>
          <w:szCs w:val="24"/>
          <w:rtl/>
        </w:rPr>
        <w:t xml:space="preserve"> בשם </w:t>
      </w:r>
      <w:r w:rsidRPr="00775DC5">
        <w:rPr>
          <w:rFonts w:ascii="David" w:eastAsia="Times New Roman" w:hAnsi="David" w:cs="David"/>
          <w:sz w:val="24"/>
          <w:szCs w:val="24"/>
        </w:rPr>
        <w:t>TAURI</w:t>
      </w:r>
      <w:r w:rsidRPr="00775DC5">
        <w:rPr>
          <w:rFonts w:ascii="David" w:eastAsia="Times New Roman" w:hAnsi="David" w:cs="David"/>
          <w:sz w:val="24"/>
          <w:szCs w:val="24"/>
          <w:rtl/>
        </w:rPr>
        <w:t xml:space="preserve"> והקוד בו אנו כתבנו הוא </w:t>
      </w:r>
      <w:r w:rsidRPr="00775DC5">
        <w:rPr>
          <w:rFonts w:ascii="David" w:eastAsia="Times New Roman" w:hAnsi="David" w:cs="David"/>
          <w:sz w:val="24"/>
          <w:szCs w:val="24"/>
        </w:rPr>
        <w:t>REACT JS</w:t>
      </w:r>
      <w:r w:rsidRPr="00775DC5">
        <w:rPr>
          <w:rFonts w:ascii="David" w:eastAsia="Times New Roman" w:hAnsi="David" w:cs="David"/>
          <w:sz w:val="24"/>
          <w:szCs w:val="24"/>
          <w:rtl/>
        </w:rPr>
        <w:t>.</w:t>
      </w:r>
      <w:r w:rsidR="00B45E24">
        <w:rPr>
          <w:rFonts w:ascii="David" w:eastAsia="Times New Roman" w:hAnsi="David" w:cs="David" w:hint="cs"/>
          <w:sz w:val="24"/>
          <w:szCs w:val="24"/>
          <w:rtl/>
        </w:rPr>
        <w:t xml:space="preserve"> הקוד אחראי על ה </w:t>
      </w:r>
      <w:r w:rsidR="00B45E24">
        <w:rPr>
          <w:rFonts w:ascii="David" w:eastAsia="Times New Roman" w:hAnsi="David" w:cs="David" w:hint="cs"/>
          <w:sz w:val="24"/>
          <w:szCs w:val="24"/>
        </w:rPr>
        <w:t>U</w:t>
      </w:r>
      <w:r w:rsidR="00B45E24">
        <w:rPr>
          <w:rFonts w:ascii="David" w:eastAsia="Times New Roman" w:hAnsi="David" w:cs="David"/>
          <w:sz w:val="24"/>
          <w:szCs w:val="24"/>
        </w:rPr>
        <w:t>ser Interface</w:t>
      </w:r>
      <w:r w:rsidR="00B45E24">
        <w:rPr>
          <w:rFonts w:ascii="David" w:eastAsia="Times New Roman" w:hAnsi="David" w:cs="David" w:hint="cs"/>
          <w:sz w:val="24"/>
          <w:szCs w:val="24"/>
          <w:rtl/>
        </w:rPr>
        <w:t xml:space="preserve"> של המערכת כולה. בנוסף הקוד אחרי לתקשר</w:t>
      </w:r>
      <w:r w:rsidRPr="00775DC5">
        <w:rPr>
          <w:rFonts w:ascii="David" w:eastAsia="Times New Roman" w:hAnsi="David" w:cs="David"/>
          <w:sz w:val="24"/>
          <w:szCs w:val="24"/>
          <w:rtl/>
        </w:rPr>
        <w:t xml:space="preserve"> בעזרת </w:t>
      </w:r>
      <w:r w:rsidRPr="00775DC5">
        <w:rPr>
          <w:rFonts w:ascii="David" w:eastAsia="Times New Roman" w:hAnsi="David" w:cs="David"/>
          <w:sz w:val="24"/>
          <w:szCs w:val="24"/>
        </w:rPr>
        <w:t>socket</w:t>
      </w:r>
      <w:r w:rsidRPr="00775DC5">
        <w:rPr>
          <w:rFonts w:ascii="David" w:eastAsia="Times New Roman" w:hAnsi="David" w:cs="David"/>
          <w:sz w:val="24"/>
          <w:szCs w:val="24"/>
          <w:rtl/>
        </w:rPr>
        <w:t xml:space="preserve"> לפעולות שנקלטות בקוד הפייתון ומעדכנים את ה</w:t>
      </w:r>
      <w:r w:rsidRPr="00775DC5">
        <w:rPr>
          <w:rFonts w:ascii="David" w:eastAsia="Times New Roman" w:hAnsi="David" w:cs="David"/>
          <w:sz w:val="24"/>
          <w:szCs w:val="24"/>
        </w:rPr>
        <w:t>FRONT-END</w:t>
      </w:r>
      <w:r w:rsidRPr="00775DC5">
        <w:rPr>
          <w:rFonts w:ascii="David" w:eastAsia="Times New Roman" w:hAnsi="David" w:cs="David"/>
          <w:sz w:val="24"/>
          <w:szCs w:val="24"/>
          <w:rtl/>
        </w:rPr>
        <w:t xml:space="preserve"> </w:t>
      </w:r>
      <w:r w:rsidR="00B45E24">
        <w:rPr>
          <w:rFonts w:ascii="David" w:eastAsia="Times New Roman" w:hAnsi="David" w:cs="David" w:hint="cs"/>
          <w:sz w:val="24"/>
          <w:szCs w:val="24"/>
          <w:rtl/>
        </w:rPr>
        <w:t>ובמידת הצורך מעדכנים את ה</w:t>
      </w:r>
      <w:r w:rsidR="00B45E24">
        <w:rPr>
          <w:rFonts w:ascii="David" w:eastAsia="Times New Roman" w:hAnsi="David" w:cs="David"/>
          <w:sz w:val="24"/>
          <w:szCs w:val="24"/>
        </w:rPr>
        <w:t xml:space="preserve"> BACK-END </w:t>
      </w:r>
      <w:r w:rsidR="00B45E24">
        <w:rPr>
          <w:rFonts w:ascii="David" w:eastAsia="Times New Roman" w:hAnsi="David" w:cs="David" w:hint="cs"/>
          <w:sz w:val="24"/>
          <w:szCs w:val="24"/>
          <w:rtl/>
        </w:rPr>
        <w:t>על עצירה/התחלה/איפוס מונה בהתאם לבקשת הלקוח לעצור/להתחיל/לסיים תוכנית.</w:t>
      </w:r>
      <w:r w:rsidR="00210B78">
        <w:rPr>
          <w:rFonts w:ascii="David" w:eastAsia="Times New Roman" w:hAnsi="David" w:cs="David" w:hint="cs"/>
          <w:sz w:val="24"/>
          <w:szCs w:val="24"/>
          <w:rtl/>
        </w:rPr>
        <w:t xml:space="preserve"> האפליקציה מורכבת משלושה מסכים, מסך פתיחה שבו יש אפשרות לבחור באייקון ההגדרות את קוטר הגלגל , ויש אפשרות להתחיל ידנית את הפעילות, אם במסך זה תבצעו 3 סיבובים במרווח זמן של 5 שניות התוכנית תתחיל בעצמה ותועברו למסך הפעילות. במסך הפעילות, יוצגו נתוני הפעילות שיתעדכנו כל שנייה: קלוריות שנשרפו, </w:t>
      </w:r>
      <w:r w:rsidR="00210B78">
        <w:rPr>
          <w:rFonts w:ascii="David" w:eastAsia="Times New Roman" w:hAnsi="David" w:cs="David" w:hint="cs"/>
          <w:sz w:val="24"/>
          <w:szCs w:val="24"/>
          <w:rtl/>
        </w:rPr>
        <w:lastRenderedPageBreak/>
        <w:t xml:space="preserve">זמן עבודה, מספר הסיבובים שנעשו, </w:t>
      </w:r>
      <w:r w:rsidR="00C2559E">
        <w:rPr>
          <w:rFonts w:ascii="David" w:eastAsia="Times New Roman" w:hAnsi="David" w:cs="David" w:hint="cs"/>
          <w:sz w:val="24"/>
          <w:szCs w:val="24"/>
          <w:rtl/>
        </w:rPr>
        <w:t>מרחק במטרים, מהירות עכשווית(בשנייה האחרונה) שנמדדת ב</w:t>
      </w:r>
      <w:r w:rsidR="00C2559E">
        <w:rPr>
          <w:rFonts w:ascii="David" w:eastAsia="Times New Roman" w:hAnsi="David" w:cs="David"/>
          <w:sz w:val="24"/>
          <w:szCs w:val="24"/>
        </w:rPr>
        <w:t>Km/H</w:t>
      </w:r>
      <w:r w:rsidR="00C2559E">
        <w:rPr>
          <w:rFonts w:ascii="David" w:eastAsia="Times New Roman" w:hAnsi="David" w:cs="David" w:hint="cs"/>
          <w:sz w:val="24"/>
          <w:szCs w:val="24"/>
          <w:rtl/>
        </w:rPr>
        <w:t>, מהירות ממוצעת שנמדדת על פני כל הפעילות</w:t>
      </w:r>
      <w:r w:rsidR="00946C19">
        <w:rPr>
          <w:rFonts w:ascii="David" w:eastAsia="Times New Roman" w:hAnsi="David" w:cs="David" w:hint="cs"/>
          <w:sz w:val="24"/>
          <w:szCs w:val="24"/>
          <w:rtl/>
        </w:rPr>
        <w:t xml:space="preserve"> שנמדדת גם היא ב </w:t>
      </w:r>
      <w:r w:rsidR="00946C19">
        <w:rPr>
          <w:rFonts w:ascii="David" w:eastAsia="Times New Roman" w:hAnsi="David" w:cs="David"/>
          <w:sz w:val="24"/>
          <w:szCs w:val="24"/>
        </w:rPr>
        <w:t>Km/H</w:t>
      </w:r>
      <w:r w:rsidR="00946C19">
        <w:rPr>
          <w:rFonts w:ascii="David" w:eastAsia="Times New Roman" w:hAnsi="David" w:cs="David" w:hint="cs"/>
          <w:sz w:val="24"/>
          <w:szCs w:val="24"/>
          <w:rtl/>
        </w:rPr>
        <w:t xml:space="preserve">, ומרחק עד ליעד הבא </w:t>
      </w:r>
      <w:r w:rsidR="00946C19">
        <w:rPr>
          <w:rFonts w:ascii="David" w:eastAsia="Times New Roman" w:hAnsi="David" w:cs="David"/>
          <w:sz w:val="24"/>
          <w:szCs w:val="24"/>
          <w:rtl/>
        </w:rPr>
        <w:t>–</w:t>
      </w:r>
      <w:r w:rsidR="00946C19">
        <w:rPr>
          <w:rFonts w:ascii="David" w:eastAsia="Times New Roman" w:hAnsi="David" w:cs="David" w:hint="cs"/>
          <w:sz w:val="24"/>
          <w:szCs w:val="24"/>
          <w:rtl/>
        </w:rPr>
        <w:t xml:space="preserve"> בפעילות הוגדרו מראש יעדים להשגה (הראשוני הוא 500 מטר) ובכל פעם שהמשתמש יגיע ליעד תצטרף מדליה והוא יקבל הודעת שיבוח </w:t>
      </w:r>
      <w:r w:rsidR="00D13AA8">
        <w:rPr>
          <w:rFonts w:ascii="David" w:eastAsia="Times New Roman" w:hAnsi="David" w:cs="David" w:hint="cs"/>
          <w:sz w:val="24"/>
          <w:szCs w:val="24"/>
          <w:rtl/>
        </w:rPr>
        <w:t xml:space="preserve">קולית </w:t>
      </w:r>
      <w:r w:rsidR="00946C19">
        <w:rPr>
          <w:rFonts w:ascii="David" w:eastAsia="Times New Roman" w:hAnsi="David" w:cs="David" w:hint="cs"/>
          <w:sz w:val="24"/>
          <w:szCs w:val="24"/>
          <w:rtl/>
        </w:rPr>
        <w:t xml:space="preserve">על כך. כמו כן באמצע המסך נוכל למצוא ריבוע כתום שמאחוריו מסתתרת תמונה </w:t>
      </w:r>
      <w:r w:rsidR="00D13AA8">
        <w:rPr>
          <w:rFonts w:ascii="David" w:eastAsia="Times New Roman" w:hAnsi="David" w:cs="David" w:hint="cs"/>
          <w:sz w:val="24"/>
          <w:szCs w:val="24"/>
          <w:rtl/>
        </w:rPr>
        <w:t>המחולקת ל256 חלקים. כל שנייה שבה המתאמן יבצע פעילות ייחש</w:t>
      </w:r>
      <w:r w:rsidR="00D13AA8">
        <w:rPr>
          <w:rFonts w:ascii="David" w:eastAsia="Times New Roman" w:hAnsi="David" w:cs="David" w:hint="eastAsia"/>
          <w:sz w:val="24"/>
          <w:szCs w:val="24"/>
          <w:rtl/>
        </w:rPr>
        <w:t>ף</w:t>
      </w:r>
      <w:r w:rsidR="00D13AA8">
        <w:rPr>
          <w:rFonts w:ascii="David" w:eastAsia="Times New Roman" w:hAnsi="David" w:cs="David" w:hint="cs"/>
          <w:sz w:val="24"/>
          <w:szCs w:val="24"/>
          <w:rtl/>
        </w:rPr>
        <w:t xml:space="preserve"> חלק קטן מהתמונה.</w:t>
      </w:r>
      <w:r w:rsidR="00DC72AB">
        <w:rPr>
          <w:rFonts w:ascii="David" w:eastAsia="Times New Roman" w:hAnsi="David" w:cs="David" w:hint="cs"/>
          <w:sz w:val="24"/>
          <w:szCs w:val="24"/>
          <w:rtl/>
        </w:rPr>
        <w:t xml:space="preserve"> סט התמונות הינו תמונות של מפורסמים וידועים בישראל.</w:t>
      </w:r>
      <w:r w:rsidR="00D13AA8">
        <w:rPr>
          <w:rFonts w:ascii="David" w:eastAsia="Times New Roman" w:hAnsi="David" w:cs="David" w:hint="cs"/>
          <w:sz w:val="24"/>
          <w:szCs w:val="24"/>
          <w:rtl/>
        </w:rPr>
        <w:t xml:space="preserve"> בכך אנחנו מעודדים ומסקרנים את המשתמש להמשיך </w:t>
      </w:r>
      <w:r w:rsidR="00D13F23">
        <w:rPr>
          <w:rFonts w:ascii="David" w:eastAsia="Times New Roman" w:hAnsi="David" w:cs="David" w:hint="cs"/>
          <w:noProof/>
          <w:sz w:val="24"/>
          <w:szCs w:val="24"/>
          <w:rtl/>
        </w:rPr>
        <mc:AlternateContent>
          <mc:Choice Requires="wpg">
            <w:drawing>
              <wp:anchor distT="0" distB="0" distL="114300" distR="114300" simplePos="0" relativeHeight="251718656" behindDoc="0" locked="0" layoutInCell="1" allowOverlap="1" wp14:anchorId="36FCCF0C" wp14:editId="494A6017">
                <wp:simplePos x="0" y="0"/>
                <wp:positionH relativeFrom="column">
                  <wp:posOffset>-729063</wp:posOffset>
                </wp:positionH>
                <wp:positionV relativeFrom="paragraph">
                  <wp:posOffset>1465332</wp:posOffset>
                </wp:positionV>
                <wp:extent cx="6375400" cy="5008245"/>
                <wp:effectExtent l="0" t="0" r="6350" b="1905"/>
                <wp:wrapTopAndBottom/>
                <wp:docPr id="1452450740" name="קבוצה 1452450740"/>
                <wp:cNvGraphicFramePr/>
                <a:graphic xmlns:a="http://schemas.openxmlformats.org/drawingml/2006/main">
                  <a:graphicData uri="http://schemas.microsoft.com/office/word/2010/wordprocessingGroup">
                    <wpg:wgp>
                      <wpg:cNvGrpSpPr/>
                      <wpg:grpSpPr>
                        <a:xfrm>
                          <a:off x="0" y="0"/>
                          <a:ext cx="6375400" cy="5008245"/>
                          <a:chOff x="0" y="0"/>
                          <a:chExt cx="6375400" cy="5008245"/>
                        </a:xfrm>
                      </wpg:grpSpPr>
                      <wpg:grpSp>
                        <wpg:cNvPr id="1452450731" name="קבוצה 1452450731"/>
                        <wpg:cNvGrpSpPr/>
                        <wpg:grpSpPr>
                          <a:xfrm>
                            <a:off x="76200" y="0"/>
                            <a:ext cx="6299200" cy="4743450"/>
                            <a:chOff x="0" y="0"/>
                            <a:chExt cx="7223760" cy="4863465"/>
                          </a:xfrm>
                        </wpg:grpSpPr>
                        <wps:wsp>
                          <wps:cNvPr id="19" name="מחבר חץ ישר 19"/>
                          <wps:cNvCnPr/>
                          <wps:spPr>
                            <a:xfrm>
                              <a:off x="2921000" y="177800"/>
                              <a:ext cx="228600" cy="18351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g:cNvPr id="1452450730" name="קבוצה 1452450730"/>
                          <wpg:cNvGrpSpPr/>
                          <wpg:grpSpPr>
                            <a:xfrm>
                              <a:off x="0" y="0"/>
                              <a:ext cx="7223760" cy="4863465"/>
                              <a:chOff x="0" y="0"/>
                              <a:chExt cx="7223760" cy="4863465"/>
                            </a:xfrm>
                          </wpg:grpSpPr>
                          <pic:pic xmlns:pic="http://schemas.openxmlformats.org/drawingml/2006/picture">
                            <pic:nvPicPr>
                              <pic:cNvPr id="27" name="תמונה 2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33450" y="3663950"/>
                                <a:ext cx="532765" cy="285750"/>
                              </a:xfrm>
                              <a:prstGeom prst="rect">
                                <a:avLst/>
                              </a:prstGeom>
                              <a:noFill/>
                            </pic:spPr>
                          </pic:pic>
                          <wpg:grpSp>
                            <wpg:cNvPr id="1452450729" name="קבוצה 1452450729"/>
                            <wpg:cNvGrpSpPr/>
                            <wpg:grpSpPr>
                              <a:xfrm>
                                <a:off x="0" y="0"/>
                                <a:ext cx="7223760" cy="4863465"/>
                                <a:chOff x="0" y="0"/>
                                <a:chExt cx="7223760" cy="4863465"/>
                              </a:xfrm>
                            </wpg:grpSpPr>
                            <pic:pic xmlns:pic="http://schemas.openxmlformats.org/drawingml/2006/picture">
                              <pic:nvPicPr>
                                <pic:cNvPr id="21" name="תמונה 2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378200" y="1193800"/>
                                  <a:ext cx="368300" cy="262255"/>
                                </a:xfrm>
                                <a:prstGeom prst="rect">
                                  <a:avLst/>
                                </a:prstGeom>
                                <a:noFill/>
                              </pic:spPr>
                            </pic:pic>
                            <wpg:grpSp>
                              <wpg:cNvPr id="1452450728" name="קבוצה 1452450728"/>
                              <wpg:cNvGrpSpPr/>
                              <wpg:grpSpPr>
                                <a:xfrm>
                                  <a:off x="0" y="0"/>
                                  <a:ext cx="7223760" cy="4863465"/>
                                  <a:chOff x="0" y="0"/>
                                  <a:chExt cx="7223760" cy="4863465"/>
                                </a:xfrm>
                              </wpg:grpSpPr>
                              <wpg:grpSp>
                                <wpg:cNvPr id="1452450723" name="קבוצה 1452450723"/>
                                <wpg:cNvGrpSpPr/>
                                <wpg:grpSpPr>
                                  <a:xfrm>
                                    <a:off x="0" y="0"/>
                                    <a:ext cx="3302000" cy="2232660"/>
                                    <a:chOff x="0" y="0"/>
                                    <a:chExt cx="3302000" cy="2232660"/>
                                  </a:xfrm>
                                </wpg:grpSpPr>
                                <wps:wsp>
                                  <wps:cNvPr id="20" name="תיבת טקסט 20"/>
                                  <wps:cNvSpPr txBox="1"/>
                                  <wps:spPr>
                                    <a:xfrm>
                                      <a:off x="2311400" y="0"/>
                                      <a:ext cx="889000" cy="482600"/>
                                    </a:xfrm>
                                    <a:prstGeom prst="rect">
                                      <a:avLst/>
                                    </a:prstGeom>
                                    <a:noFill/>
                                    <a:ln w="6350">
                                      <a:noFill/>
                                    </a:ln>
                                  </wps:spPr>
                                  <wps:txbx>
                                    <w:txbxContent>
                                      <w:p w14:paraId="0F9F605D" w14:textId="4C4C64E6" w:rsidR="00F92078" w:rsidRPr="007E40FD" w:rsidRDefault="00F92078" w:rsidP="00DC72AB">
                                        <w:pPr>
                                          <w:jc w:val="right"/>
                                          <w:rPr>
                                            <w:sz w:val="14"/>
                                            <w:szCs w:val="14"/>
                                          </w:rPr>
                                        </w:pPr>
                                        <w:r w:rsidRPr="007E40FD">
                                          <w:rPr>
                                            <w:rFonts w:hint="cs"/>
                                            <w:sz w:val="14"/>
                                            <w:szCs w:val="14"/>
                                            <w:rtl/>
                                          </w:rPr>
                                          <w:t>עריכת קוטר גלגל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cNvPr id="1452450722" name="קבוצה 1452450722"/>
                                  <wpg:cNvGrpSpPr/>
                                  <wpg:grpSpPr>
                                    <a:xfrm>
                                      <a:off x="0" y="114300"/>
                                      <a:ext cx="3302000" cy="2118360"/>
                                      <a:chOff x="0" y="0"/>
                                      <a:chExt cx="3302000" cy="2118360"/>
                                    </a:xfrm>
                                  </wpg:grpSpPr>
                                  <pic:pic xmlns:pic="http://schemas.openxmlformats.org/drawingml/2006/picture">
                                    <pic:nvPicPr>
                                      <pic:cNvPr id="17" name="תמונה 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209550"/>
                                        <a:ext cx="3302000" cy="1908810"/>
                                      </a:xfrm>
                                      <a:prstGeom prst="rect">
                                        <a:avLst/>
                                      </a:prstGeom>
                                    </pic:spPr>
                                  </pic:pic>
                                  <wps:wsp>
                                    <wps:cNvPr id="25" name="תיבת טקסט 25"/>
                                    <wps:cNvSpPr txBox="1"/>
                                    <wps:spPr>
                                      <a:xfrm>
                                        <a:off x="1073150" y="0"/>
                                        <a:ext cx="889000" cy="482600"/>
                                      </a:xfrm>
                                      <a:prstGeom prst="rect">
                                        <a:avLst/>
                                      </a:prstGeom>
                                      <a:noFill/>
                                      <a:ln w="6350">
                                        <a:noFill/>
                                      </a:ln>
                                    </wps:spPr>
                                    <wps:txbx>
                                      <w:txbxContent>
                                        <w:p w14:paraId="2039CD8A" w14:textId="32F018AF" w:rsidR="00F92078" w:rsidRPr="007E40FD" w:rsidRDefault="00F92078" w:rsidP="007E40FD">
                                          <w:pPr>
                                            <w:jc w:val="right"/>
                                            <w:rPr>
                                              <w:b/>
                                              <w:bCs/>
                                              <w:sz w:val="18"/>
                                              <w:szCs w:val="18"/>
                                              <w:u w:val="single"/>
                                            </w:rPr>
                                          </w:pPr>
                                          <w:r w:rsidRPr="007E40FD">
                                            <w:rPr>
                                              <w:rFonts w:hint="cs"/>
                                              <w:b/>
                                              <w:bCs/>
                                              <w:sz w:val="18"/>
                                              <w:szCs w:val="18"/>
                                              <w:u w:val="single"/>
                                              <w:rtl/>
                                            </w:rPr>
                                            <w:t>מסך פתיחה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grpSp>
                                <wpg:cNvPr id="1452450727" name="קבוצה 1452450727"/>
                                <wpg:cNvGrpSpPr/>
                                <wpg:grpSpPr>
                                  <a:xfrm>
                                    <a:off x="1714500" y="114300"/>
                                    <a:ext cx="5509260" cy="4749165"/>
                                    <a:chOff x="0" y="0"/>
                                    <a:chExt cx="5509260" cy="4749165"/>
                                  </a:xfrm>
                                </wpg:grpSpPr>
                                <wpg:grpSp>
                                  <wpg:cNvPr id="1452450726" name="קבוצה 1452450726"/>
                                  <wpg:cNvGrpSpPr/>
                                  <wpg:grpSpPr>
                                    <a:xfrm>
                                      <a:off x="2095500" y="0"/>
                                      <a:ext cx="3413760" cy="2118360"/>
                                      <a:chOff x="0" y="0"/>
                                      <a:chExt cx="3413760" cy="2118360"/>
                                    </a:xfrm>
                                  </wpg:grpSpPr>
                                  <wps:wsp>
                                    <wps:cNvPr id="26" name="תיבת טקסט 26"/>
                                    <wps:cNvSpPr txBox="1"/>
                                    <wps:spPr>
                                      <a:xfrm>
                                        <a:off x="1085850" y="0"/>
                                        <a:ext cx="889000" cy="482600"/>
                                      </a:xfrm>
                                      <a:prstGeom prst="rect">
                                        <a:avLst/>
                                      </a:prstGeom>
                                      <a:noFill/>
                                      <a:ln w="6350">
                                        <a:noFill/>
                                      </a:ln>
                                    </wps:spPr>
                                    <wps:txbx>
                                      <w:txbxContent>
                                        <w:p w14:paraId="75951C9F" w14:textId="0FC27C33" w:rsidR="00F92078" w:rsidRPr="007E40FD" w:rsidRDefault="00F92078" w:rsidP="007E40FD">
                                          <w:pPr>
                                            <w:jc w:val="right"/>
                                            <w:rPr>
                                              <w:b/>
                                              <w:bCs/>
                                              <w:sz w:val="18"/>
                                              <w:szCs w:val="18"/>
                                              <w:u w:val="single"/>
                                            </w:rPr>
                                          </w:pPr>
                                          <w:r w:rsidRPr="007E40FD">
                                            <w:rPr>
                                              <w:rFonts w:hint="cs"/>
                                              <w:b/>
                                              <w:bCs/>
                                              <w:sz w:val="18"/>
                                              <w:szCs w:val="18"/>
                                              <w:u w:val="single"/>
                                              <w:rtl/>
                                            </w:rPr>
                                            <w:t xml:space="preserve">מסך </w:t>
                                          </w:r>
                                          <w:r>
                                            <w:rPr>
                                              <w:rFonts w:hint="cs"/>
                                              <w:b/>
                                              <w:bCs/>
                                              <w:sz w:val="18"/>
                                              <w:szCs w:val="18"/>
                                              <w:u w:val="single"/>
                                              <w:rtl/>
                                            </w:rPr>
                                            <w:t>פעילות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30" name="תמונה 3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209550"/>
                                        <a:ext cx="3413760" cy="1908810"/>
                                      </a:xfrm>
                                      <a:prstGeom prst="rect">
                                        <a:avLst/>
                                      </a:prstGeom>
                                    </pic:spPr>
                                  </pic:pic>
                                </wpg:grpSp>
                                <wpg:grpSp>
                                  <wpg:cNvPr id="1452450725" name="קבוצה 1452450725"/>
                                  <wpg:cNvGrpSpPr/>
                                  <wpg:grpSpPr>
                                    <a:xfrm>
                                      <a:off x="0" y="2355850"/>
                                      <a:ext cx="3860800" cy="2393315"/>
                                      <a:chOff x="0" y="0"/>
                                      <a:chExt cx="3860800" cy="2393315"/>
                                    </a:xfrm>
                                  </wpg:grpSpPr>
                                  <pic:pic xmlns:pic="http://schemas.openxmlformats.org/drawingml/2006/picture">
                                    <pic:nvPicPr>
                                      <pic:cNvPr id="1452450720" name="תמונה 145245072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15900"/>
                                        <a:ext cx="3860800" cy="2177415"/>
                                      </a:xfrm>
                                      <a:prstGeom prst="rect">
                                        <a:avLst/>
                                      </a:prstGeom>
                                    </pic:spPr>
                                  </pic:pic>
                                  <wps:wsp>
                                    <wps:cNvPr id="1452450721" name="תיבת טקסט 1452450721"/>
                                    <wps:cNvSpPr txBox="1"/>
                                    <wps:spPr>
                                      <a:xfrm>
                                        <a:off x="1282700" y="0"/>
                                        <a:ext cx="889000" cy="482600"/>
                                      </a:xfrm>
                                      <a:prstGeom prst="rect">
                                        <a:avLst/>
                                      </a:prstGeom>
                                      <a:noFill/>
                                      <a:ln w="6350">
                                        <a:noFill/>
                                      </a:ln>
                                    </wps:spPr>
                                    <wps:txbx>
                                      <w:txbxContent>
                                        <w:p w14:paraId="02B94B5F" w14:textId="4577D0EC" w:rsidR="00F92078" w:rsidRPr="007E40FD" w:rsidRDefault="00F92078" w:rsidP="00C7660B">
                                          <w:pPr>
                                            <w:jc w:val="right"/>
                                            <w:rPr>
                                              <w:b/>
                                              <w:bCs/>
                                              <w:sz w:val="18"/>
                                              <w:szCs w:val="18"/>
                                              <w:u w:val="single"/>
                                            </w:rPr>
                                          </w:pPr>
                                          <w:r w:rsidRPr="007E40FD">
                                            <w:rPr>
                                              <w:rFonts w:hint="cs"/>
                                              <w:b/>
                                              <w:bCs/>
                                              <w:sz w:val="18"/>
                                              <w:szCs w:val="18"/>
                                              <w:u w:val="single"/>
                                              <w:rtl/>
                                            </w:rPr>
                                            <w:t xml:space="preserve">מסך </w:t>
                                          </w:r>
                                          <w:r>
                                            <w:rPr>
                                              <w:rFonts w:hint="cs"/>
                                              <w:b/>
                                              <w:bCs/>
                                              <w:sz w:val="18"/>
                                              <w:szCs w:val="18"/>
                                              <w:u w:val="single"/>
                                              <w:rtl/>
                                            </w:rPr>
                                            <w:t>סיכום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grpSp>
                          </wpg:grpSp>
                        </wpg:grpSp>
                      </wpg:grpSp>
                      <wps:wsp>
                        <wps:cNvPr id="1452450734" name="תיבת טקסט 1452450734"/>
                        <wps:cNvSpPr txBox="1"/>
                        <wps:spPr>
                          <a:xfrm>
                            <a:off x="0" y="4749800"/>
                            <a:ext cx="6299200" cy="258445"/>
                          </a:xfrm>
                          <a:prstGeom prst="rect">
                            <a:avLst/>
                          </a:prstGeom>
                          <a:noFill/>
                          <a:ln>
                            <a:noFill/>
                          </a:ln>
                        </wps:spPr>
                        <wps:txbx>
                          <w:txbxContent>
                            <w:p w14:paraId="6AF7864F" w14:textId="4B4AE4BF" w:rsidR="00F92078" w:rsidRPr="00DD3566" w:rsidRDefault="00F92078" w:rsidP="00DD3566">
                              <w:pPr>
                                <w:pStyle w:val="a4"/>
                                <w:jc w:val="center"/>
                                <w:rPr>
                                  <w:rFonts w:eastAsia="Times New Roman" w:cs="David"/>
                                  <w:b w:val="0"/>
                                  <w:bCs/>
                                  <w:szCs w:val="24"/>
                                </w:rPr>
                              </w:pPr>
                              <w:r>
                                <w:rPr>
                                  <w:rFonts w:hint="cs"/>
                                  <w:b w:val="0"/>
                                  <w:bCs/>
                                  <w:rtl/>
                                </w:rPr>
                                <w:t>איור 3 -</w:t>
                              </w:r>
                              <w:r w:rsidRPr="00DD3566">
                                <w:rPr>
                                  <w:rFonts w:hint="cs"/>
                                  <w:b w:val="0"/>
                                  <w:bCs/>
                                  <w:rtl/>
                                </w:rPr>
                                <w:t xml:space="preserve"> ממשק משתמש</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36FCCF0C" id="קבוצה 1452450740" o:spid="_x0000_s1031" style="position:absolute;left:0;text-align:left;margin-left:-57.4pt;margin-top:115.4pt;width:502pt;height:394.35pt;z-index:251718656" coordsize="63754,50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">
                <v:group id="קבוצה 1452450731" o:spid="_x0000_s1032" style="position:absolute;left:762;width:62992;height:47434" coordsize="72237,4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">
                  <v:shapetype id="_x0000_t32" coordsize="21600,21600" o:spt="32" o:oned="t" path="m,l21600,21600e" filled="f">
                    <v:path arrowok="t" fillok="f" o:connecttype="none"/>
                    <o:lock v:ext="edit" shapetype="t"/>
                  </v:shapetype>
                  <v:shape id="מחבר חץ ישר 19" o:spid="_x0000_s1033" type="#_x0000_t32" style="position:absolute;left:29210;top:1778;width:2286;height:1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" strokecolor="#70ad47 [3209]" strokeweight=".5pt">
                    <v:stroke endarrow="block" joinstyle="miter"/>
                  </v:shape>
                  <v:group id="קבוצה 1452450730" o:spid="_x0000_s1034" style="position:absolute;width:72237;height:48634" coordsize="72237,4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">
                    <v:shape id="תמונה 27" o:spid="_x0000_s1035" type="#_x0000_t75" style="position:absolute;left:9334;top:36639;width:5328;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">
                      <v:imagedata r:id="rId25" o:title=""/>
                      <v:path arrowok="t"/>
                    </v:shape>
                    <v:group id="קבוצה 1452450729" o:spid="_x0000_s1036" style="position:absolute;width:72237;height:48634" coordsize="72237,4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">
                      <v:shape id="תמונה 21" o:spid="_x0000_s1037" type="#_x0000_t75" style="position:absolute;left:33782;top:11938;width:3683;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">
                        <v:imagedata r:id="rId25" o:title=""/>
                        <v:path arrowok="t"/>
                      </v:shape>
                      <v:group id="קבוצה 1452450728" o:spid="_x0000_s1038" style="position:absolute;width:72237;height:48634" coordsize="72237,4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">
                        <v:group id="קבוצה 1452450723" o:spid="_x0000_s1039" style="position:absolute;width:33020;height:22326" coordsize="33020,2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">
                          <v:shape id="תיבת טקסט 20" o:spid="_x0000_s1040" type="#_x0000_t202" style="position:absolute;left:23114;width:8890;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F9F605D" w14:textId="4C4C64E6" w:rsidR="00F92078" w:rsidRPr="007E40FD" w:rsidRDefault="00F92078" w:rsidP="00DC72AB">
                                  <w:pPr>
                                    <w:jc w:val="right"/>
                                    <w:rPr>
                                      <w:sz w:val="14"/>
                                      <w:szCs w:val="14"/>
                                    </w:rPr>
                                  </w:pPr>
                                  <w:r w:rsidRPr="007E40FD">
                                    <w:rPr>
                                      <w:rFonts w:hint="cs"/>
                                      <w:sz w:val="14"/>
                                      <w:szCs w:val="14"/>
                                      <w:rtl/>
                                    </w:rPr>
                                    <w:t>עריכת קוטר גלגל</w:t>
                                  </w:r>
                                </w:p>
                              </w:txbxContent>
                            </v:textbox>
                          </v:shape>
                          <v:group id="קבוצה 1452450722" o:spid="_x0000_s1041" style="position:absolute;top:1143;width:33020;height:21183" coordsize="33020,2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">
                            <v:shape id="תמונה 17" o:spid="_x0000_s1042" type="#_x0000_t75" style="position:absolute;top:2095;width:33020;height:19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">
                              <v:imagedata r:id="rId26" o:title=""/>
                              <v:path arrowok="t"/>
                            </v:shape>
                            <v:shape id="תיבת טקסט 25" o:spid="_x0000_s1043" type="#_x0000_t202" style="position:absolute;left:10731;width:8890;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2039CD8A" w14:textId="32F018AF" w:rsidR="00F92078" w:rsidRPr="007E40FD" w:rsidRDefault="00F92078" w:rsidP="007E40FD">
                                    <w:pPr>
                                      <w:jc w:val="right"/>
                                      <w:rPr>
                                        <w:b/>
                                        <w:bCs/>
                                        <w:sz w:val="18"/>
                                        <w:szCs w:val="18"/>
                                        <w:u w:val="single"/>
                                      </w:rPr>
                                    </w:pPr>
                                    <w:r w:rsidRPr="007E40FD">
                                      <w:rPr>
                                        <w:rFonts w:hint="cs"/>
                                        <w:b/>
                                        <w:bCs/>
                                        <w:sz w:val="18"/>
                                        <w:szCs w:val="18"/>
                                        <w:u w:val="single"/>
                                        <w:rtl/>
                                      </w:rPr>
                                      <w:t>מסך פתיחה</w:t>
                                    </w:r>
                                  </w:p>
                                </w:txbxContent>
                              </v:textbox>
                            </v:shape>
                          </v:group>
                        </v:group>
                        <v:group id="קבוצה 1452450727" o:spid="_x0000_s1044" style="position:absolute;left:17145;top:1143;width:55092;height:47491" coordsize="55092,47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">
                          <v:group id="קבוצה 1452450726" o:spid="_x0000_s1045" style="position:absolute;left:20955;width:34137;height:21183" coordsize="34137,2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">
                            <v:shape id="תיבת טקסט 26" o:spid="_x0000_s1046" type="#_x0000_t202" style="position:absolute;left:10858;width:8890;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75951C9F" w14:textId="0FC27C33" w:rsidR="00F92078" w:rsidRPr="007E40FD" w:rsidRDefault="00F92078" w:rsidP="007E40FD">
                                    <w:pPr>
                                      <w:jc w:val="right"/>
                                      <w:rPr>
                                        <w:b/>
                                        <w:bCs/>
                                        <w:sz w:val="18"/>
                                        <w:szCs w:val="18"/>
                                        <w:u w:val="single"/>
                                      </w:rPr>
                                    </w:pPr>
                                    <w:r w:rsidRPr="007E40FD">
                                      <w:rPr>
                                        <w:rFonts w:hint="cs"/>
                                        <w:b/>
                                        <w:bCs/>
                                        <w:sz w:val="18"/>
                                        <w:szCs w:val="18"/>
                                        <w:u w:val="single"/>
                                        <w:rtl/>
                                      </w:rPr>
                                      <w:t xml:space="preserve">מסך </w:t>
                                    </w:r>
                                    <w:r>
                                      <w:rPr>
                                        <w:rFonts w:hint="cs"/>
                                        <w:b/>
                                        <w:bCs/>
                                        <w:sz w:val="18"/>
                                        <w:szCs w:val="18"/>
                                        <w:u w:val="single"/>
                                        <w:rtl/>
                                      </w:rPr>
                                      <w:t>פעילות</w:t>
                                    </w:r>
                                  </w:p>
                                </w:txbxContent>
                              </v:textbox>
                            </v:shape>
                            <v:shape id="תמונה 30" o:spid="_x0000_s1047" type="#_x0000_t75" style="position:absolute;top:2095;width:34137;height:19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">
                              <v:imagedata r:id="rId27" o:title=""/>
                              <v:path arrowok="t"/>
                            </v:shape>
                          </v:group>
                          <v:group id="קבוצה 1452450725" o:spid="_x0000_s1048" style="position:absolute;top:23558;width:38608;height:23933" coordsize="38608,2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">
                            <v:shape id="תמונה 1452450720" o:spid="_x0000_s1049" type="#_x0000_t75" style="position:absolute;top:2159;width:38608;height:21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">
                              <v:imagedata r:id="rId28" o:title=""/>
                              <v:path arrowok="t"/>
                            </v:shape>
                            <v:shape id="תיבת טקסט 1452450721" o:spid="_x0000_s1050" type="#_x0000_t202" style="position:absolute;left:12827;width:8890;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" filled="f" stroked="f" strokeweight=".5pt">
                              <v:textbox>
                                <w:txbxContent>
                                  <w:p w14:paraId="02B94B5F" w14:textId="4577D0EC" w:rsidR="00F92078" w:rsidRPr="007E40FD" w:rsidRDefault="00F92078" w:rsidP="00C7660B">
                                    <w:pPr>
                                      <w:jc w:val="right"/>
                                      <w:rPr>
                                        <w:b/>
                                        <w:bCs/>
                                        <w:sz w:val="18"/>
                                        <w:szCs w:val="18"/>
                                        <w:u w:val="single"/>
                                      </w:rPr>
                                    </w:pPr>
                                    <w:r w:rsidRPr="007E40FD">
                                      <w:rPr>
                                        <w:rFonts w:hint="cs"/>
                                        <w:b/>
                                        <w:bCs/>
                                        <w:sz w:val="18"/>
                                        <w:szCs w:val="18"/>
                                        <w:u w:val="single"/>
                                        <w:rtl/>
                                      </w:rPr>
                                      <w:t xml:space="preserve">מסך </w:t>
                                    </w:r>
                                    <w:r>
                                      <w:rPr>
                                        <w:rFonts w:hint="cs"/>
                                        <w:b/>
                                        <w:bCs/>
                                        <w:sz w:val="18"/>
                                        <w:szCs w:val="18"/>
                                        <w:u w:val="single"/>
                                        <w:rtl/>
                                      </w:rPr>
                                      <w:t>סיכום</w:t>
                                    </w:r>
                                  </w:p>
                                </w:txbxContent>
                              </v:textbox>
                            </v:shape>
                          </v:group>
                        </v:group>
                      </v:group>
                    </v:group>
                  </v:group>
                </v:group>
                <v:shape id="תיבת טקסט 1452450734" o:spid="_x0000_s1051" type="#_x0000_t202" style="position:absolute;top:47498;width:6299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" filled="f" stroked="f">
                  <v:textbox style="mso-fit-shape-to-text:t" inset="0,0,0,0">
                    <w:txbxContent>
                      <w:p w14:paraId="6AF7864F" w14:textId="4B4AE4BF" w:rsidR="00F92078" w:rsidRPr="00DD3566" w:rsidRDefault="00F92078" w:rsidP="00DD3566">
                        <w:pPr>
                          <w:pStyle w:val="a4"/>
                          <w:jc w:val="center"/>
                          <w:rPr>
                            <w:rFonts w:eastAsia="Times New Roman" w:cs="David"/>
                            <w:b w:val="0"/>
                            <w:bCs/>
                            <w:szCs w:val="24"/>
                          </w:rPr>
                        </w:pPr>
                        <w:r>
                          <w:rPr>
                            <w:rFonts w:hint="cs"/>
                            <w:b w:val="0"/>
                            <w:bCs/>
                            <w:rtl/>
                          </w:rPr>
                          <w:t>איור 3 -</w:t>
                        </w:r>
                        <w:r w:rsidRPr="00DD3566">
                          <w:rPr>
                            <w:rFonts w:hint="cs"/>
                            <w:b w:val="0"/>
                            <w:bCs/>
                            <w:rtl/>
                          </w:rPr>
                          <w:t xml:space="preserve"> ממשק משתמש</w:t>
                        </w:r>
                      </w:p>
                    </w:txbxContent>
                  </v:textbox>
                </v:shape>
                <w10:wrap type="topAndBottom"/>
              </v:group>
            </w:pict>
          </mc:Fallback>
        </mc:AlternateContent>
      </w:r>
      <w:r w:rsidR="00D13AA8">
        <w:rPr>
          <w:rFonts w:ascii="David" w:eastAsia="Times New Roman" w:hAnsi="David" w:cs="David" w:hint="cs"/>
          <w:sz w:val="24"/>
          <w:szCs w:val="24"/>
          <w:rtl/>
        </w:rPr>
        <w:t xml:space="preserve">להתאמן. למתאמן היכולת להשהות את הפעילות כשירצה וגם לסיים את התוכנית כשירצה. כמו כן המשתמש יכול להגביר ולהנמיך את עוצמת השמע. במידה והמתאמן לא יתאמן כלל כדקה וחצי ברצף התוכנית תסיים בעצמה ותעבור למסך הסיכום. </w:t>
      </w:r>
      <w:r w:rsidR="00C7660B">
        <w:rPr>
          <w:rFonts w:ascii="David" w:eastAsia="Times New Roman" w:hAnsi="David" w:cs="David" w:hint="cs"/>
          <w:sz w:val="24"/>
          <w:szCs w:val="24"/>
          <w:rtl/>
        </w:rPr>
        <w:t>במסך הסיכום</w:t>
      </w:r>
      <w:r w:rsidR="00C943DA">
        <w:rPr>
          <w:rFonts w:ascii="David" w:eastAsia="Times New Roman" w:hAnsi="David" w:cs="David" w:hint="cs"/>
          <w:sz w:val="24"/>
          <w:szCs w:val="24"/>
          <w:rtl/>
        </w:rPr>
        <w:t xml:space="preserve"> יופיעו כל הפרמטרים שנמדדו במהלך הפעילות ובנוסף יהיה גרף מהירות ופעילות</w:t>
      </w:r>
      <w:r w:rsidR="004F2F66">
        <w:rPr>
          <w:rFonts w:ascii="David" w:eastAsia="Times New Roman" w:hAnsi="David" w:cs="David" w:hint="cs"/>
          <w:sz w:val="24"/>
          <w:szCs w:val="24"/>
          <w:rtl/>
        </w:rPr>
        <w:t>. הגרף מציג</w:t>
      </w:r>
      <w:r w:rsidR="00C943DA">
        <w:rPr>
          <w:rFonts w:ascii="David" w:eastAsia="Times New Roman" w:hAnsi="David" w:cs="David" w:hint="cs"/>
          <w:sz w:val="24"/>
          <w:szCs w:val="24"/>
          <w:rtl/>
        </w:rPr>
        <w:t xml:space="preserve"> בצורה מדגמית</w:t>
      </w:r>
      <w:r w:rsidR="004F2F66">
        <w:rPr>
          <w:rFonts w:ascii="David" w:eastAsia="Times New Roman" w:hAnsi="David" w:cs="David" w:hint="cs"/>
          <w:sz w:val="24"/>
          <w:szCs w:val="24"/>
          <w:rtl/>
        </w:rPr>
        <w:t>,</w:t>
      </w:r>
      <w:r w:rsidR="00C943DA">
        <w:rPr>
          <w:rFonts w:ascii="David" w:eastAsia="Times New Roman" w:hAnsi="David" w:cs="David" w:hint="cs"/>
          <w:sz w:val="24"/>
          <w:szCs w:val="24"/>
          <w:rtl/>
        </w:rPr>
        <w:t xml:space="preserve"> כל נקודה מייצגת 10 שניות והערך </w:t>
      </w:r>
      <w:r w:rsidR="004F2F66">
        <w:rPr>
          <w:rFonts w:ascii="David" w:eastAsia="Times New Roman" w:hAnsi="David" w:cs="David" w:hint="cs"/>
          <w:sz w:val="24"/>
          <w:szCs w:val="24"/>
          <w:rtl/>
        </w:rPr>
        <w:t>עבורם הוא המהירות המקסימלית ב10 שניות האלה (גרף וורוד). כמו כן ניתן לראות גרף בינארי שמסמן האם המתאמן היה במנוחה או לא. הגרף הינו אינטראקטיב</w:t>
      </w:r>
      <w:r w:rsidR="004F2F66">
        <w:rPr>
          <w:rFonts w:ascii="David" w:eastAsia="Times New Roman" w:hAnsi="David" w:cs="David" w:hint="eastAsia"/>
          <w:sz w:val="24"/>
          <w:szCs w:val="24"/>
          <w:rtl/>
        </w:rPr>
        <w:t>י</w:t>
      </w:r>
      <w:r w:rsidR="004F2F66">
        <w:rPr>
          <w:rFonts w:ascii="David" w:eastAsia="Times New Roman" w:hAnsi="David" w:cs="David" w:hint="cs"/>
          <w:sz w:val="24"/>
          <w:szCs w:val="24"/>
          <w:rtl/>
        </w:rPr>
        <w:t xml:space="preserve"> וניתן לגעת בכל נקודה ולקבל מידע.</w:t>
      </w:r>
      <w:r w:rsidR="00210B78">
        <w:rPr>
          <w:rFonts w:ascii="David" w:eastAsia="Times New Roman" w:hAnsi="David" w:cs="David"/>
          <w:sz w:val="24"/>
          <w:szCs w:val="24"/>
          <w:rtl/>
        </w:rPr>
        <w:br/>
      </w:r>
      <w:r w:rsidR="00A9384A">
        <w:rPr>
          <w:rFonts w:ascii="David" w:eastAsia="Times New Roman" w:hAnsi="David" w:cs="David" w:hint="cs"/>
          <w:sz w:val="24"/>
          <w:szCs w:val="24"/>
          <w:rtl/>
        </w:rPr>
        <w:t>כלל הקוד שביצענו מופיע בנספח ד' .</w:t>
      </w:r>
      <w:r w:rsidR="00F65914" w:rsidRPr="00F65914">
        <w:rPr>
          <w:rFonts w:ascii="David" w:eastAsia="Times New Roman" w:hAnsi="David" w:cs="David"/>
          <w:sz w:val="24"/>
          <w:szCs w:val="24"/>
          <w:rtl/>
        </w:rPr>
        <w:br/>
      </w:r>
    </w:p>
    <w:p w14:paraId="00F7ED43" w14:textId="6F96B557" w:rsidR="00DA72A2" w:rsidRPr="00D13F23" w:rsidRDefault="00DA72A2" w:rsidP="00D13F23">
      <w:pPr>
        <w:bidi/>
        <w:spacing w:line="276" w:lineRule="auto"/>
        <w:rPr>
          <w:rFonts w:ascii="David" w:eastAsia="Times New Roman" w:hAnsi="David" w:cs="David"/>
          <w:sz w:val="24"/>
          <w:szCs w:val="24"/>
          <w:rtl/>
        </w:rPr>
      </w:pPr>
    </w:p>
    <w:p w14:paraId="7E26FAA5" w14:textId="0550BDEB" w:rsidR="00DA72A2" w:rsidRDefault="00DA72A2" w:rsidP="00DA72A2">
      <w:pPr>
        <w:pStyle w:val="a6"/>
        <w:bidi/>
        <w:spacing w:line="276" w:lineRule="auto"/>
        <w:rPr>
          <w:rFonts w:ascii="David" w:eastAsia="Times New Roman" w:hAnsi="David" w:cs="David"/>
          <w:sz w:val="24"/>
          <w:szCs w:val="24"/>
          <w:rtl/>
        </w:rPr>
      </w:pPr>
    </w:p>
    <w:p w14:paraId="6CE48B3C" w14:textId="74ECDEE7" w:rsidR="00954397" w:rsidRPr="00954397" w:rsidRDefault="00046AEC" w:rsidP="00777F4F">
      <w:pPr>
        <w:pStyle w:val="a6"/>
        <w:numPr>
          <w:ilvl w:val="0"/>
          <w:numId w:val="45"/>
        </w:numPr>
        <w:bidi/>
        <w:spacing w:line="276" w:lineRule="auto"/>
        <w:rPr>
          <w:rFonts w:ascii="David" w:eastAsia="Times New Roman" w:hAnsi="David" w:cs="David"/>
          <w:sz w:val="24"/>
          <w:szCs w:val="24"/>
        </w:rPr>
      </w:pPr>
      <w:r>
        <w:rPr>
          <w:rFonts w:ascii="David" w:eastAsia="Times New Roman" w:hAnsi="David" w:cs="David" w:hint="cs"/>
          <w:sz w:val="24"/>
          <w:szCs w:val="24"/>
          <w:rtl/>
        </w:rPr>
        <w:t xml:space="preserve">חלק חשמלי </w:t>
      </w:r>
      <w:r w:rsidR="00777F4F">
        <w:rPr>
          <w:rFonts w:ascii="David" w:eastAsia="Times New Roman" w:hAnsi="David" w:cs="David"/>
          <w:sz w:val="24"/>
          <w:szCs w:val="24"/>
          <w:rtl/>
        </w:rPr>
        <w:t>–</w:t>
      </w:r>
      <w:r w:rsidR="00777F4F">
        <w:rPr>
          <w:rFonts w:ascii="David" w:eastAsia="Times New Roman" w:hAnsi="David" w:cs="David" w:hint="cs"/>
          <w:sz w:val="24"/>
          <w:szCs w:val="24"/>
          <w:rtl/>
        </w:rPr>
        <w:t xml:space="preserve"> לבקר </w:t>
      </w:r>
      <w:r w:rsidR="00777F4F">
        <w:rPr>
          <w:rFonts w:ascii="David" w:eastAsia="Times New Roman" w:hAnsi="David" w:cs="David"/>
          <w:sz w:val="24"/>
          <w:szCs w:val="24"/>
        </w:rPr>
        <w:t>Raspberry pi 5</w:t>
      </w:r>
      <w:r w:rsidR="00BF3A21">
        <w:rPr>
          <w:rFonts w:ascii="David" w:eastAsia="Times New Roman" w:hAnsi="David" w:cs="David" w:hint="cs"/>
          <w:sz w:val="24"/>
          <w:szCs w:val="24"/>
          <w:rtl/>
        </w:rPr>
        <w:t xml:space="preserve"> (ראה נספח</w:t>
      </w:r>
      <w:r w:rsidR="00FF715B">
        <w:rPr>
          <w:rFonts w:ascii="David" w:eastAsia="Times New Roman" w:hAnsi="David" w:cs="David" w:hint="cs"/>
          <w:sz w:val="24"/>
          <w:szCs w:val="24"/>
          <w:rtl/>
        </w:rPr>
        <w:t xml:space="preserve"> א'</w:t>
      </w:r>
      <w:r w:rsidR="00BF3A21">
        <w:rPr>
          <w:rFonts w:ascii="David" w:eastAsia="Times New Roman" w:hAnsi="David" w:cs="David" w:hint="cs"/>
          <w:sz w:val="24"/>
          <w:szCs w:val="24"/>
          <w:rtl/>
        </w:rPr>
        <w:t>)</w:t>
      </w:r>
      <w:r w:rsidR="00777F4F">
        <w:rPr>
          <w:rFonts w:ascii="David" w:eastAsia="Times New Roman" w:hAnsi="David" w:cs="David" w:hint="cs"/>
          <w:sz w:val="24"/>
          <w:szCs w:val="24"/>
          <w:rtl/>
        </w:rPr>
        <w:t xml:space="preserve"> </w:t>
      </w:r>
      <w:r w:rsidR="00954397" w:rsidRPr="00954397">
        <w:rPr>
          <w:rFonts w:ascii="David" w:eastAsia="Times New Roman" w:hAnsi="David" w:cs="David"/>
          <w:sz w:val="24"/>
          <w:szCs w:val="24"/>
          <w:rtl/>
        </w:rPr>
        <w:t>מחובר שנאי חשמלי תואם לחשמל בית או</w:t>
      </w:r>
    </w:p>
    <w:p w14:paraId="16BE7117" w14:textId="5C2F29D8" w:rsidR="00954397" w:rsidRDefault="00CF7C4C" w:rsidP="0011000F">
      <w:pPr>
        <w:pStyle w:val="a6"/>
        <w:bidi/>
        <w:spacing w:line="276" w:lineRule="auto"/>
        <w:rPr>
          <w:rFonts w:ascii="David" w:eastAsia="Times New Roman" w:hAnsi="David" w:cs="David"/>
          <w:sz w:val="24"/>
          <w:szCs w:val="24"/>
          <w:rtl/>
        </w:rPr>
      </w:pPr>
      <w:r>
        <w:rPr>
          <w:rFonts w:ascii="David" w:eastAsia="Times New Roman" w:hAnsi="David" w:cs="David"/>
          <w:noProof/>
          <w:sz w:val="24"/>
          <w:szCs w:val="24"/>
          <w:rtl/>
        </w:rPr>
        <mc:AlternateContent>
          <mc:Choice Requires="wpg">
            <w:drawing>
              <wp:anchor distT="0" distB="0" distL="114300" distR="114300" simplePos="0" relativeHeight="251764736" behindDoc="0" locked="0" layoutInCell="1" allowOverlap="1" wp14:anchorId="3D10B632" wp14:editId="5633BEF8">
                <wp:simplePos x="0" y="0"/>
                <wp:positionH relativeFrom="column">
                  <wp:posOffset>916056</wp:posOffset>
                </wp:positionH>
                <wp:positionV relativeFrom="paragraph">
                  <wp:posOffset>352398</wp:posOffset>
                </wp:positionV>
                <wp:extent cx="3696970" cy="4300855"/>
                <wp:effectExtent l="0" t="0" r="265430" b="4445"/>
                <wp:wrapTopAndBottom/>
                <wp:docPr id="197" name="קבוצה 197"/>
                <wp:cNvGraphicFramePr/>
                <a:graphic xmlns:a="http://schemas.openxmlformats.org/drawingml/2006/main">
                  <a:graphicData uri="http://schemas.microsoft.com/office/word/2010/wordprocessingGroup">
                    <wpg:wgp>
                      <wpg:cNvGrpSpPr/>
                      <wpg:grpSpPr>
                        <a:xfrm>
                          <a:off x="0" y="0"/>
                          <a:ext cx="3696970" cy="4300855"/>
                          <a:chOff x="0" y="0"/>
                          <a:chExt cx="3915146" cy="4381500"/>
                        </a:xfrm>
                      </wpg:grpSpPr>
                      <pic:pic xmlns:pic="http://schemas.openxmlformats.org/drawingml/2006/picture">
                        <pic:nvPicPr>
                          <pic:cNvPr id="29" name="תמונה 2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2410488">
                            <a:off x="2693406" y="344032"/>
                            <a:ext cx="1221740" cy="1221740"/>
                          </a:xfrm>
                          <a:prstGeom prst="rect">
                            <a:avLst/>
                          </a:prstGeom>
                        </pic:spPr>
                      </pic:pic>
                      <wpg:grpSp>
                        <wpg:cNvPr id="196" name="קבוצה 196"/>
                        <wpg:cNvGrpSpPr/>
                        <wpg:grpSpPr>
                          <a:xfrm>
                            <a:off x="0" y="0"/>
                            <a:ext cx="2810541" cy="4381500"/>
                            <a:chOff x="0" y="0"/>
                            <a:chExt cx="2810541" cy="4381500"/>
                          </a:xfrm>
                        </wpg:grpSpPr>
                        <wpg:grpSp>
                          <wpg:cNvPr id="195" name="קבוצה 195"/>
                          <wpg:cNvGrpSpPr/>
                          <wpg:grpSpPr>
                            <a:xfrm>
                              <a:off x="0" y="0"/>
                              <a:ext cx="2810541" cy="4381500"/>
                              <a:chOff x="0" y="0"/>
                              <a:chExt cx="2810541" cy="4381500"/>
                            </a:xfrm>
                          </wpg:grpSpPr>
                          <wpg:grpSp>
                            <wpg:cNvPr id="194" name="קבוצה 194"/>
                            <wpg:cNvGrpSpPr/>
                            <wpg:grpSpPr>
                              <a:xfrm>
                                <a:off x="0" y="0"/>
                                <a:ext cx="2810541" cy="4381500"/>
                                <a:chOff x="0" y="0"/>
                                <a:chExt cx="2810541" cy="4381500"/>
                              </a:xfrm>
                            </wpg:grpSpPr>
                            <wpg:grpSp>
                              <wpg:cNvPr id="193" name="קבוצה 193"/>
                              <wpg:cNvGrpSpPr/>
                              <wpg:grpSpPr>
                                <a:xfrm>
                                  <a:off x="0" y="0"/>
                                  <a:ext cx="2810541" cy="4381500"/>
                                  <a:chOff x="0" y="0"/>
                                  <a:chExt cx="2810541" cy="4381500"/>
                                </a:xfrm>
                              </wpg:grpSpPr>
                              <wpg:grpSp>
                                <wpg:cNvPr id="192" name="קבוצה 192"/>
                                <wpg:cNvGrpSpPr/>
                                <wpg:grpSpPr>
                                  <a:xfrm>
                                    <a:off x="0" y="0"/>
                                    <a:ext cx="2802047" cy="4381500"/>
                                    <a:chOff x="0" y="0"/>
                                    <a:chExt cx="2802047" cy="4381500"/>
                                  </a:xfrm>
                                </wpg:grpSpPr>
                                <wpg:grpSp>
                                  <wpg:cNvPr id="1452450750" name="קבוצה 1452450750"/>
                                  <wpg:cNvGrpSpPr/>
                                  <wpg:grpSpPr>
                                    <a:xfrm>
                                      <a:off x="0" y="0"/>
                                      <a:ext cx="2802047" cy="4381500"/>
                                      <a:chOff x="0" y="0"/>
                                      <a:chExt cx="2802047" cy="4381500"/>
                                    </a:xfrm>
                                  </wpg:grpSpPr>
                                  <wpg:grpSp>
                                    <wpg:cNvPr id="1452450747" name="קבוצה 1452450747"/>
                                    <wpg:cNvGrpSpPr/>
                                    <wpg:grpSpPr>
                                      <a:xfrm>
                                        <a:off x="0" y="0"/>
                                        <a:ext cx="2349374" cy="4381500"/>
                                        <a:chOff x="0" y="0"/>
                                        <a:chExt cx="2349374" cy="4381500"/>
                                      </a:xfrm>
                                    </wpg:grpSpPr>
                                    <pic:pic xmlns:pic="http://schemas.openxmlformats.org/drawingml/2006/picture">
                                      <pic:nvPicPr>
                                        <pic:cNvPr id="23" name="תמונה 2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133600" cy="4381500"/>
                                        </a:xfrm>
                                        <a:prstGeom prst="rect">
                                          <a:avLst/>
                                        </a:prstGeom>
                                      </pic:spPr>
                                    </pic:pic>
                                    <wps:wsp>
                                      <wps:cNvPr id="1452450736" name="תיבת טקסט 1452450736"/>
                                      <wps:cNvSpPr txBox="1"/>
                                      <wps:spPr>
                                        <a:xfrm rot="1778418">
                                          <a:off x="1878594" y="443620"/>
                                          <a:ext cx="470780" cy="239917"/>
                                        </a:xfrm>
                                        <a:prstGeom prst="rect">
                                          <a:avLst/>
                                        </a:prstGeom>
                                        <a:noFill/>
                                        <a:ln w="6350">
                                          <a:noFill/>
                                        </a:ln>
                                      </wps:spPr>
                                      <wps:txbx>
                                        <w:txbxContent>
                                          <w:p w14:paraId="49B414B0" w14:textId="4CE4B50A" w:rsidR="00F92078" w:rsidRDefault="00F92078">
                                            <w:r>
                                              <w:rPr>
                                                <w:rFonts w:hint="cs"/>
                                                <w:rtl/>
                                              </w:rPr>
                                              <w:t>5</w:t>
                                            </w:r>
                                            <w:r>
                                              <w:rPr>
                                                <w:rFonts w:hint="cs"/>
                                              </w:rPr>
                                              <w:t>V</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1452450749" name="מחבר חץ ישר 1452450749"/>
                                    <wps:cNvCnPr/>
                                    <wps:spPr>
                                      <a:xfrm>
                                        <a:off x="1548142" y="420986"/>
                                        <a:ext cx="1253905" cy="565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1" name="מחבר חץ ישר 31"/>
                                  <wps:cNvCnPr/>
                                  <wps:spPr>
                                    <a:xfrm>
                                      <a:off x="1566249" y="624689"/>
                                      <a:ext cx="1213164" cy="26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452450744" name="מחבר חץ ישר 1452450744"/>
                                <wps:cNvCnPr/>
                                <wps:spPr>
                                  <a:xfrm>
                                    <a:off x="1398760" y="878186"/>
                                    <a:ext cx="1411781" cy="199176"/>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grpSp>
                            <wps:wsp>
                              <wps:cNvPr id="1452450745" name="תיבת טקסט 1452450745"/>
                              <wps:cNvSpPr txBox="1"/>
                              <wps:spPr>
                                <a:xfrm>
                                  <a:off x="1833326" y="959667"/>
                                  <a:ext cx="565842" cy="285184"/>
                                </a:xfrm>
                                <a:prstGeom prst="rect">
                                  <a:avLst/>
                                </a:prstGeom>
                                <a:noFill/>
                                <a:ln w="6350">
                                  <a:noFill/>
                                </a:ln>
                              </wps:spPr>
                              <wps:txbx>
                                <w:txbxContent>
                                  <w:p w14:paraId="2987C47E" w14:textId="269D3DDC" w:rsidR="00F92078" w:rsidRDefault="00F92078">
                                    <w:r>
                                      <w:rPr>
                                        <w:rFonts w:hint="cs"/>
                                      </w:rPr>
                                      <w:t>DATA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17" name="תיבת טקסט 2"/>
                            <wps:cNvSpPr txBox="1">
                              <a:spLocks noChangeArrowheads="1"/>
                            </wps:cNvSpPr>
                            <wps:spPr bwMode="auto">
                              <a:xfrm rot="741737" flipH="1">
                                <a:off x="2000815" y="733331"/>
                                <a:ext cx="434340" cy="243840"/>
                              </a:xfrm>
                              <a:prstGeom prst="rect">
                                <a:avLst/>
                              </a:prstGeom>
                              <a:noFill/>
                              <a:ln w="9525">
                                <a:noFill/>
                                <a:miter lim="800000"/>
                                <a:headEnd/>
                                <a:tailEnd/>
                              </a:ln>
                            </wps:spPr>
                            <wps:txbx>
                              <w:txbxContent>
                                <w:p w14:paraId="578D83DD" w14:textId="564F35E0" w:rsidR="00F92078" w:rsidRPr="00DA72A2" w:rsidRDefault="00F92078" w:rsidP="00DA72A2">
                                  <w:pPr>
                                    <w:rPr>
                                      <w:sz w:val="18"/>
                                      <w:szCs w:val="18"/>
                                      <w:rtl/>
                                      <w:cs/>
                                    </w:rPr>
                                  </w:pPr>
                                  <w:r w:rsidRPr="00DA72A2">
                                    <w:rPr>
                                      <w:sz w:val="18"/>
                                      <w:szCs w:val="18"/>
                                    </w:rPr>
                                    <w:t>GND</w:t>
                                  </w:r>
                                </w:p>
                              </w:txbxContent>
                            </wps:txbx>
                            <wps:bodyPr rot="0" vert="horz" wrap="square" lIns="91440" tIns="45720" rIns="91440" bIns="45720" anchor="t" anchorCtr="0">
                              <a:noAutofit/>
                            </wps:bodyPr>
                          </wps:wsp>
                        </wpg:grpSp>
                        <wps:wsp>
                          <wps:cNvPr id="1452450743" name="מחבר ישר 1452450743"/>
                          <wps:cNvCnPr/>
                          <wps:spPr>
                            <a:xfrm>
                              <a:off x="1276538" y="434566"/>
                              <a:ext cx="108641" cy="43909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D10B632" id="קבוצה 197" o:spid="_x0000_s1052" style="position:absolute;left:0;text-align:left;margin-left:72.15pt;margin-top:27.75pt;width:291.1pt;height:338.65pt;z-index:251764736;mso-width-relative:margin;mso-height-relative:margin" coordsize="39151,4381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">
                <v:shape id="תמונה 29" o:spid="_x0000_s1053" type="#_x0000_t75" style="position:absolute;left:26934;top:3440;width:12217;height:12217;rotation:26328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">
                  <v:imagedata r:id="rId31" o:title=""/>
                  <v:path arrowok="t"/>
                </v:shape>
                <v:group id="קבוצה 196" o:spid="_x0000_s1054" style="position:absolute;width:28105;height:43815" coordsize="2810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קבוצה 195" o:spid="_x0000_s1055" style="position:absolute;width:28105;height:43815" coordsize="2810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קבוצה 194" o:spid="_x0000_s1056" style="position:absolute;width:28105;height:43815" coordsize="2810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קבוצה 193" o:spid="_x0000_s1057" style="position:absolute;width:28105;height:43815" coordsize="2810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קבוצה 192" o:spid="_x0000_s1058" style="position:absolute;width:28020;height:43815" coordsize="2802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קבוצה 1452450750" o:spid="_x0000_s1059" style="position:absolute;width:28020;height:43815" coordsize="2802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">
                            <v:group id="קבוצה 1452450747" o:spid="_x0000_s1060" style="position:absolute;width:23493;height:43815" coordsize="23493,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">
                              <v:shape id="תמונה 23" o:spid="_x0000_s1061" type="#_x0000_t75" style="position:absolute;width:21336;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">
                                <v:imagedata r:id="rId32" o:title=""/>
                                <v:path arrowok="t"/>
                              </v:shape>
                              <v:shape id="תיבת טקסט 1452450736" o:spid="_x0000_s1062" type="#_x0000_t202" style="position:absolute;left:18785;top:4436;width:4708;height:2399;rotation:194250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" filled="f" stroked="f" strokeweight=".5pt">
                                <v:textbox>
                                  <w:txbxContent>
                                    <w:p w14:paraId="49B414B0" w14:textId="4CE4B50A" w:rsidR="00F92078" w:rsidRDefault="00F92078">
                                      <w:r>
                                        <w:rPr>
                                          <w:rFonts w:hint="cs"/>
                                          <w:rtl/>
                                        </w:rPr>
                                        <w:t>5</w:t>
                                      </w:r>
                                      <w:r>
                                        <w:rPr>
                                          <w:rFonts w:hint="cs"/>
                                        </w:rPr>
                                        <w:t>V</w:t>
                                      </w:r>
                                    </w:p>
                                  </w:txbxContent>
                                </v:textbox>
                              </v:shape>
                            </v:group>
                            <v:shape id="מחבר חץ ישר 1452450749" o:spid="_x0000_s1063" type="#_x0000_t32" style="position:absolute;left:15481;top:4209;width:12539;height:56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" strokecolor="#4472c4 [3204]" strokeweight=".5pt">
                              <v:stroke endarrow="block" joinstyle="miter"/>
                            </v:shape>
                          </v:group>
                          <v:shape id="מחבר חץ ישר 31" o:spid="_x0000_s1064" type="#_x0000_t32" style="position:absolute;left:15662;top:6246;width:12132;height:2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group>
                        <v:shape id="מחבר חץ ישר 1452450744" o:spid="_x0000_s1065" type="#_x0000_t32" style="position:absolute;left:13987;top:8781;width:14118;height:1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" strokecolor="#4472c4 [3204]" strokeweight="1pt">
                          <v:stroke endarrow="block" joinstyle="miter"/>
                        </v:shape>
                      </v:group>
                      <v:shape id="תיבת טקסט 1452450745" o:spid="_x0000_s1066" type="#_x0000_t202" style="position:absolute;left:18333;top:9596;width:5658;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" filled="f" stroked="f" strokeweight=".5pt">
                        <v:textbox>
                          <w:txbxContent>
                            <w:p w14:paraId="2987C47E" w14:textId="269D3DDC" w:rsidR="00F92078" w:rsidRDefault="00F92078">
                              <w:r>
                                <w:rPr>
                                  <w:rFonts w:hint="cs"/>
                                </w:rPr>
                                <w:t>DATA</w:t>
                              </w:r>
                            </w:p>
                          </w:txbxContent>
                        </v:textbox>
                      </v:shape>
                    </v:group>
                    <v:shape id="תיבת טקסט 2" o:spid="_x0000_s1067" type="#_x0000_t202" style="position:absolute;left:20008;top:7333;width:4343;height:2438;rotation:-810175fd;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" filled="f" stroked="f">
                      <v:textbox>
                        <w:txbxContent>
                          <w:p w14:paraId="578D83DD" w14:textId="564F35E0" w:rsidR="00F92078" w:rsidRPr="00DA72A2" w:rsidRDefault="00F92078" w:rsidP="00DA72A2">
                            <w:pPr>
                              <w:rPr>
                                <w:sz w:val="18"/>
                                <w:szCs w:val="18"/>
                                <w:rtl/>
                                <w:cs/>
                              </w:rPr>
                            </w:pPr>
                            <w:r w:rsidRPr="00DA72A2">
                              <w:rPr>
                                <w:sz w:val="18"/>
                                <w:szCs w:val="18"/>
                              </w:rPr>
                              <w:t>GND</w:t>
                            </w:r>
                          </w:p>
                        </w:txbxContent>
                      </v:textbox>
                    </v:shape>
                  </v:group>
                  <v:line id="מחבר ישר 1452450743" o:spid="_x0000_s1068" style="position:absolute;visibility:visible;mso-wrap-style:square" from="12765,4345" to="13851,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" strokecolor="#4472c4 [3204]" strokeweight="1pt">
                    <v:stroke joinstyle="miter"/>
                  </v:line>
                </v:group>
                <w10:wrap type="topAndBottom"/>
              </v:group>
            </w:pict>
          </mc:Fallback>
        </mc:AlternateContent>
      </w:r>
      <w:r w:rsidR="0011000F">
        <w:rPr>
          <w:noProof/>
        </w:rPr>
        <mc:AlternateContent>
          <mc:Choice Requires="wps">
            <w:drawing>
              <wp:anchor distT="0" distB="0" distL="114300" distR="114300" simplePos="0" relativeHeight="251766784" behindDoc="0" locked="0" layoutInCell="1" allowOverlap="1" wp14:anchorId="0385A262" wp14:editId="1B9EE238">
                <wp:simplePos x="0" y="0"/>
                <wp:positionH relativeFrom="column">
                  <wp:posOffset>-964401</wp:posOffset>
                </wp:positionH>
                <wp:positionV relativeFrom="paragraph">
                  <wp:posOffset>4432583</wp:posOffset>
                </wp:positionV>
                <wp:extent cx="3914775" cy="635"/>
                <wp:effectExtent l="0" t="0" r="0" b="0"/>
                <wp:wrapTopAndBottom/>
                <wp:docPr id="198" name="תיבת טקסט 198"/>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4678F6C8" w14:textId="53E6D37A" w:rsidR="00F92078" w:rsidRPr="0011000F" w:rsidRDefault="00F92078" w:rsidP="0011000F">
                            <w:pPr>
                              <w:pStyle w:val="a4"/>
                              <w:jc w:val="right"/>
                              <w:rPr>
                                <w:rFonts w:eastAsia="Times New Roman" w:cs="David"/>
                                <w:b w:val="0"/>
                                <w:bCs/>
                                <w:noProof/>
                                <w:szCs w:val="24"/>
                              </w:rPr>
                            </w:pPr>
                            <w:r w:rsidRPr="0011000F">
                              <w:rPr>
                                <w:rFonts w:hint="cs"/>
                                <w:b w:val="0"/>
                                <w:bCs/>
                                <w:rtl/>
                              </w:rPr>
                              <w:t xml:space="preserve">איור 4 </w:t>
                            </w:r>
                            <w:r>
                              <w:rPr>
                                <w:rFonts w:hint="cs"/>
                                <w:b w:val="0"/>
                                <w:bCs/>
                                <w:rtl/>
                              </w:rPr>
                              <w:t xml:space="preserve">- </w:t>
                            </w:r>
                            <w:r w:rsidRPr="0011000F">
                              <w:rPr>
                                <w:rFonts w:hint="cs"/>
                                <w:b w:val="0"/>
                                <w:bCs/>
                                <w:rtl/>
                              </w:rPr>
                              <w:t>חיבורי פינים ברסברי פיי</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385A262" id="תיבת טקסט 198" o:spid="_x0000_s1069" type="#_x0000_t202" style="position:absolute;left:0;text-align:left;margin-left:-75.95pt;margin-top:349pt;width:308.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" stroked="f">
                <v:textbox style="mso-fit-shape-to-text:t" inset="0,0,0,0">
                  <w:txbxContent>
                    <w:p w14:paraId="4678F6C8" w14:textId="53E6D37A" w:rsidR="00F92078" w:rsidRPr="0011000F" w:rsidRDefault="00F92078" w:rsidP="0011000F">
                      <w:pPr>
                        <w:pStyle w:val="a4"/>
                        <w:jc w:val="right"/>
                        <w:rPr>
                          <w:rFonts w:eastAsia="Times New Roman" w:cs="David"/>
                          <w:b w:val="0"/>
                          <w:bCs/>
                          <w:noProof/>
                          <w:szCs w:val="24"/>
                        </w:rPr>
                      </w:pPr>
                      <w:r w:rsidRPr="0011000F">
                        <w:rPr>
                          <w:rFonts w:hint="cs"/>
                          <w:b w:val="0"/>
                          <w:bCs/>
                          <w:rtl/>
                        </w:rPr>
                        <w:t xml:space="preserve">איור 4 </w:t>
                      </w:r>
                      <w:r>
                        <w:rPr>
                          <w:rFonts w:hint="cs"/>
                          <w:b w:val="0"/>
                          <w:bCs/>
                          <w:rtl/>
                        </w:rPr>
                        <w:t xml:space="preserve">- </w:t>
                      </w:r>
                      <w:r w:rsidRPr="0011000F">
                        <w:rPr>
                          <w:rFonts w:hint="cs"/>
                          <w:b w:val="0"/>
                          <w:bCs/>
                          <w:rtl/>
                        </w:rPr>
                        <w:t>חיבורי פינים ברסברי פיי</w:t>
                      </w:r>
                    </w:p>
                  </w:txbxContent>
                </v:textbox>
                <w10:wrap type="topAndBottom"/>
              </v:shape>
            </w:pict>
          </mc:Fallback>
        </mc:AlternateContent>
      </w:r>
      <w:r w:rsidR="00777F4F">
        <w:rPr>
          <w:rFonts w:ascii="David" w:eastAsia="Times New Roman" w:hAnsi="David" w:cs="David"/>
          <w:sz w:val="24"/>
          <w:szCs w:val="24"/>
          <w:rtl/>
        </w:rPr>
        <w:t xml:space="preserve">מקור מתח נייד . </w:t>
      </w:r>
      <w:r w:rsidR="0011000F">
        <w:rPr>
          <w:rFonts w:ascii="David" w:eastAsia="Times New Roman" w:hAnsi="David" w:cs="David" w:hint="cs"/>
          <w:sz w:val="24"/>
          <w:szCs w:val="24"/>
          <w:rtl/>
        </w:rPr>
        <w:t>לבקר</w:t>
      </w:r>
      <w:r w:rsidR="00777F4F">
        <w:rPr>
          <w:rFonts w:ascii="David" w:eastAsia="Times New Roman" w:hAnsi="David" w:cs="David"/>
          <w:sz w:val="24"/>
          <w:szCs w:val="24"/>
          <w:rtl/>
        </w:rPr>
        <w:t xml:space="preserve"> יחובר</w:t>
      </w:r>
      <w:r w:rsidR="00954397" w:rsidRPr="00954397">
        <w:rPr>
          <w:rFonts w:ascii="David" w:eastAsia="Times New Roman" w:hAnsi="David" w:cs="David"/>
          <w:sz w:val="24"/>
          <w:szCs w:val="24"/>
          <w:rtl/>
        </w:rPr>
        <w:t xml:space="preserve"> חיישן הול מגנטי עם 3 פינים </w:t>
      </w:r>
      <w:r w:rsidR="00777F4F">
        <w:rPr>
          <w:rFonts w:ascii="David" w:eastAsia="Times New Roman" w:hAnsi="David" w:cs="David" w:hint="cs"/>
          <w:sz w:val="24"/>
          <w:szCs w:val="24"/>
          <w:rtl/>
        </w:rPr>
        <w:t>(</w:t>
      </w:r>
      <w:r w:rsidR="00954397" w:rsidRPr="00954397">
        <w:rPr>
          <w:rFonts w:ascii="David" w:eastAsia="Times New Roman" w:hAnsi="David" w:cs="David"/>
          <w:sz w:val="24"/>
          <w:szCs w:val="24"/>
        </w:rPr>
        <w:t>ground,v5 ,data</w:t>
      </w:r>
      <w:r w:rsidR="00777F4F">
        <w:rPr>
          <w:rFonts w:ascii="David" w:eastAsia="Times New Roman" w:hAnsi="David" w:cs="David"/>
          <w:sz w:val="24"/>
          <w:szCs w:val="24"/>
          <w:rtl/>
        </w:rPr>
        <w:t xml:space="preserve"> )</w:t>
      </w:r>
      <w:r w:rsidR="0011000F">
        <w:rPr>
          <w:rFonts w:ascii="David" w:eastAsia="Times New Roman" w:hAnsi="David" w:cs="David" w:hint="cs"/>
          <w:sz w:val="24"/>
          <w:szCs w:val="24"/>
          <w:rtl/>
        </w:rPr>
        <w:t xml:space="preserve"> ראה איור</w:t>
      </w:r>
      <w:r w:rsidR="002819F0">
        <w:rPr>
          <w:rFonts w:ascii="David" w:eastAsia="Times New Roman" w:hAnsi="David" w:cs="David" w:hint="cs"/>
          <w:sz w:val="24"/>
          <w:szCs w:val="24"/>
          <w:rtl/>
        </w:rPr>
        <w:t xml:space="preserve"> מס.</w:t>
      </w:r>
      <w:r w:rsidR="0011000F">
        <w:rPr>
          <w:rFonts w:ascii="David" w:eastAsia="Times New Roman" w:hAnsi="David" w:cs="David" w:hint="cs"/>
          <w:sz w:val="24"/>
          <w:szCs w:val="24"/>
          <w:rtl/>
        </w:rPr>
        <w:t xml:space="preserve"> 4 </w:t>
      </w:r>
      <w:r w:rsidR="00777F4F">
        <w:rPr>
          <w:rFonts w:ascii="David" w:eastAsia="Times New Roman" w:hAnsi="David" w:cs="David"/>
          <w:sz w:val="24"/>
          <w:szCs w:val="24"/>
          <w:rtl/>
        </w:rPr>
        <w:t xml:space="preserve"> </w:t>
      </w:r>
      <w:r w:rsidR="00777F4F">
        <w:rPr>
          <w:rFonts w:ascii="David" w:eastAsia="Times New Roman" w:hAnsi="David" w:cs="David" w:hint="cs"/>
          <w:sz w:val="24"/>
          <w:szCs w:val="24"/>
          <w:rtl/>
        </w:rPr>
        <w:t>.</w:t>
      </w:r>
    </w:p>
    <w:p w14:paraId="0E03BAB1" w14:textId="43566A24" w:rsidR="002619B6" w:rsidRPr="00954397" w:rsidRDefault="002619B6" w:rsidP="002619B6">
      <w:pPr>
        <w:pStyle w:val="a6"/>
        <w:bidi/>
        <w:spacing w:line="276" w:lineRule="auto"/>
        <w:rPr>
          <w:rFonts w:ascii="David" w:eastAsia="Times New Roman" w:hAnsi="David" w:cs="David"/>
          <w:sz w:val="24"/>
          <w:szCs w:val="24"/>
          <w:rtl/>
        </w:rPr>
      </w:pPr>
    </w:p>
    <w:p w14:paraId="23052F3D" w14:textId="2DF61265" w:rsidR="00954397" w:rsidRPr="00954397" w:rsidRDefault="0011000F" w:rsidP="00954397">
      <w:pPr>
        <w:pStyle w:val="a6"/>
        <w:bidi/>
        <w:spacing w:line="276" w:lineRule="auto"/>
        <w:rPr>
          <w:rFonts w:ascii="David" w:eastAsia="Times New Roman" w:hAnsi="David" w:cs="David"/>
          <w:sz w:val="24"/>
          <w:szCs w:val="24"/>
        </w:rPr>
      </w:pPr>
      <w:r>
        <w:rPr>
          <w:rFonts w:ascii="David" w:eastAsia="Times New Roman" w:hAnsi="David" w:cs="David" w:hint="cs"/>
          <w:sz w:val="24"/>
          <w:szCs w:val="24"/>
          <w:rtl/>
        </w:rPr>
        <w:t xml:space="preserve">בנוסף יחובר </w:t>
      </w:r>
      <w:r w:rsidR="00954397" w:rsidRPr="00954397">
        <w:rPr>
          <w:rFonts w:ascii="David" w:eastAsia="Times New Roman" w:hAnsi="David" w:cs="David"/>
          <w:sz w:val="24"/>
          <w:szCs w:val="24"/>
          <w:rtl/>
        </w:rPr>
        <w:t xml:space="preserve">מסך 7 אינץ עם חיבור </w:t>
      </w:r>
      <w:r w:rsidR="00954397" w:rsidRPr="00954397">
        <w:rPr>
          <w:rFonts w:ascii="David" w:eastAsia="Times New Roman" w:hAnsi="David" w:cs="David"/>
          <w:sz w:val="24"/>
          <w:szCs w:val="24"/>
        </w:rPr>
        <w:t>hdmi</w:t>
      </w:r>
      <w:r w:rsidR="00954397" w:rsidRPr="00954397">
        <w:rPr>
          <w:rFonts w:ascii="David" w:eastAsia="Times New Roman" w:hAnsi="David" w:cs="David"/>
          <w:sz w:val="24"/>
          <w:szCs w:val="24"/>
          <w:rtl/>
        </w:rPr>
        <w:t xml:space="preserve"> בשימוש מתאם </w:t>
      </w:r>
      <w:r w:rsidR="00954397" w:rsidRPr="00954397">
        <w:rPr>
          <w:rFonts w:ascii="David" w:eastAsia="Times New Roman" w:hAnsi="David" w:cs="David"/>
          <w:sz w:val="24"/>
          <w:szCs w:val="24"/>
        </w:rPr>
        <w:t>hdmi Micro to hdmi</w:t>
      </w:r>
      <w:r w:rsidR="00954397" w:rsidRPr="00954397">
        <w:rPr>
          <w:rFonts w:ascii="David" w:eastAsia="Times New Roman" w:hAnsi="David" w:cs="David"/>
          <w:sz w:val="24"/>
          <w:szCs w:val="24"/>
          <w:rtl/>
        </w:rPr>
        <w:t xml:space="preserve"> וכבל עם</w:t>
      </w:r>
    </w:p>
    <w:p w14:paraId="02BFBCCE" w14:textId="0809FF29" w:rsidR="00F36B92" w:rsidRDefault="00954397" w:rsidP="0011000F">
      <w:pPr>
        <w:pStyle w:val="a6"/>
        <w:bidi/>
        <w:spacing w:line="276" w:lineRule="auto"/>
        <w:rPr>
          <w:rFonts w:ascii="David" w:eastAsia="Times New Roman" w:hAnsi="David" w:cs="David"/>
          <w:sz w:val="24"/>
          <w:szCs w:val="24"/>
          <w:rtl/>
        </w:rPr>
      </w:pPr>
      <w:r w:rsidRPr="00954397">
        <w:rPr>
          <w:rFonts w:ascii="David" w:eastAsia="Times New Roman" w:hAnsi="David" w:cs="David"/>
          <w:sz w:val="24"/>
          <w:szCs w:val="24"/>
        </w:rPr>
        <w:t>usb micro</w:t>
      </w:r>
      <w:r w:rsidRPr="00954397">
        <w:rPr>
          <w:rFonts w:ascii="David" w:eastAsia="Times New Roman" w:hAnsi="David" w:cs="David"/>
          <w:sz w:val="24"/>
          <w:szCs w:val="24"/>
          <w:rtl/>
        </w:rPr>
        <w:t xml:space="preserve"> להזנת חשמל מהבקר. ובנוסף לכל זה יחובר רמקול </w:t>
      </w:r>
      <w:r w:rsidR="0011000F">
        <w:rPr>
          <w:rFonts w:ascii="David" w:eastAsia="Times New Roman" w:hAnsi="David" w:cs="David" w:hint="cs"/>
          <w:sz w:val="24"/>
          <w:szCs w:val="24"/>
          <w:rtl/>
        </w:rPr>
        <w:t xml:space="preserve">בחיבור </w:t>
      </w:r>
      <w:r w:rsidR="0011000F">
        <w:rPr>
          <w:rFonts w:ascii="David" w:eastAsia="Times New Roman" w:hAnsi="David" w:cs="David" w:hint="cs"/>
          <w:sz w:val="24"/>
          <w:szCs w:val="24"/>
        </w:rPr>
        <w:t>USB</w:t>
      </w:r>
      <w:r w:rsidRPr="00954397">
        <w:rPr>
          <w:rFonts w:ascii="David" w:eastAsia="Times New Roman" w:hAnsi="David" w:cs="David"/>
          <w:sz w:val="24"/>
          <w:szCs w:val="24"/>
          <w:rtl/>
        </w:rPr>
        <w:t>.</w:t>
      </w:r>
      <w:r w:rsidR="0011000F">
        <w:rPr>
          <w:rFonts w:ascii="David" w:eastAsia="Times New Roman" w:hAnsi="David" w:cs="David" w:hint="cs"/>
          <w:sz w:val="24"/>
          <w:szCs w:val="24"/>
          <w:rtl/>
        </w:rPr>
        <w:t>לצורך קירור הבקר נחבר מאוורר משולב צלעות קירור באמצעות 4 פינים קפ</w:t>
      </w:r>
      <w:r w:rsidR="00CF7C4C">
        <w:rPr>
          <w:rFonts w:ascii="David" w:eastAsia="Times New Roman" w:hAnsi="David" w:cs="David" w:hint="cs"/>
          <w:sz w:val="24"/>
          <w:szCs w:val="24"/>
          <w:rtl/>
        </w:rPr>
        <w:t>יציים ומתאם ייחודי בעל 3 פינים.</w:t>
      </w:r>
      <w:r w:rsidRPr="00954397">
        <w:rPr>
          <w:rFonts w:ascii="David" w:eastAsia="Times New Roman" w:hAnsi="David" w:cs="David"/>
          <w:sz w:val="24"/>
          <w:szCs w:val="24"/>
          <w:rtl/>
        </w:rPr>
        <w:t xml:space="preserve"> ראה תרשים מס. </w:t>
      </w:r>
      <w:r w:rsidR="0011000F">
        <w:rPr>
          <w:rFonts w:ascii="David" w:eastAsia="Times New Roman" w:hAnsi="David" w:cs="David" w:hint="cs"/>
          <w:sz w:val="24"/>
          <w:szCs w:val="24"/>
          <w:rtl/>
        </w:rPr>
        <w:t>5</w:t>
      </w:r>
    </w:p>
    <w:p w14:paraId="00F83FB2" w14:textId="233C39EF" w:rsidR="00CF7C4C" w:rsidRDefault="00D13F23" w:rsidP="00CF7C4C">
      <w:pPr>
        <w:pStyle w:val="a6"/>
        <w:keepNext/>
        <w:bidi/>
        <w:spacing w:line="276" w:lineRule="auto"/>
      </w:pPr>
      <w:ins w:id="84" w:author="דור אגבבה" w:date="2024-11-09T16:59:00Z">
        <w:r w:rsidRPr="00B853BF">
          <w:rPr>
            <w:rFonts w:cs="Arial"/>
            <w:rtl/>
          </w:rPr>
          <w:lastRenderedPageBreak/>
          <w:drawing>
            <wp:inline distT="0" distB="0" distL="0" distR="0" wp14:anchorId="58875360" wp14:editId="598CD5F8">
              <wp:extent cx="5486400" cy="507111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5071110"/>
                      </a:xfrm>
                      <a:prstGeom prst="rect">
                        <a:avLst/>
                      </a:prstGeom>
                    </pic:spPr>
                  </pic:pic>
                </a:graphicData>
              </a:graphic>
            </wp:inline>
          </w:drawing>
        </w:r>
      </w:ins>
    </w:p>
    <w:p w14:paraId="39849647" w14:textId="638AE369" w:rsidR="002819F0" w:rsidRPr="00CF7C4C" w:rsidRDefault="00CF7C4C" w:rsidP="00CF7C4C">
      <w:pPr>
        <w:pStyle w:val="a4"/>
        <w:bidi/>
        <w:jc w:val="center"/>
        <w:rPr>
          <w:rFonts w:eastAsia="Times New Roman" w:cs="David"/>
          <w:b w:val="0"/>
          <w:bCs/>
          <w:szCs w:val="24"/>
          <w:rtl/>
        </w:rPr>
      </w:pPr>
      <w:r w:rsidRPr="00CF7C4C">
        <w:rPr>
          <w:rFonts w:hint="cs"/>
          <w:b w:val="0"/>
          <w:bCs/>
          <w:rtl/>
        </w:rPr>
        <w:t>איור 5 - תיאור מערכת חשמלית</w:t>
      </w:r>
    </w:p>
    <w:p w14:paraId="6D6592F7" w14:textId="65DCBCF4" w:rsidR="002819F0" w:rsidRPr="00F36B92" w:rsidRDefault="002819F0" w:rsidP="002819F0">
      <w:pPr>
        <w:pStyle w:val="a6"/>
        <w:bidi/>
        <w:spacing w:line="276" w:lineRule="auto"/>
        <w:rPr>
          <w:rFonts w:ascii="David" w:eastAsia="Times New Roman" w:hAnsi="David" w:cs="David"/>
          <w:sz w:val="24"/>
          <w:szCs w:val="24"/>
          <w:rtl/>
        </w:rPr>
      </w:pPr>
    </w:p>
    <w:p w14:paraId="2872AC7E" w14:textId="58D946CA" w:rsidR="000B4A59" w:rsidRDefault="000B4A59" w:rsidP="00C41DEE">
      <w:pPr>
        <w:bidi/>
        <w:spacing w:line="276" w:lineRule="auto"/>
        <w:outlineLvl w:val="0"/>
        <w:rPr>
          <w:rFonts w:ascii="David" w:eastAsia="Times New Roman" w:hAnsi="David" w:cs="David"/>
          <w:b/>
          <w:bCs/>
          <w:sz w:val="28"/>
          <w:szCs w:val="28"/>
          <w:rtl/>
        </w:rPr>
      </w:pPr>
      <w:r>
        <w:rPr>
          <w:rFonts w:ascii="David" w:eastAsia="Times New Roman" w:hAnsi="David" w:cs="David"/>
          <w:b/>
          <w:bCs/>
          <w:sz w:val="28"/>
          <w:szCs w:val="28"/>
          <w:rtl/>
        </w:rPr>
        <w:br/>
      </w:r>
    </w:p>
    <w:p w14:paraId="3C6905F5" w14:textId="6103052D" w:rsidR="000B4A59" w:rsidRDefault="000B4A59" w:rsidP="000B4A59">
      <w:pPr>
        <w:bidi/>
        <w:spacing w:line="276" w:lineRule="auto"/>
        <w:outlineLvl w:val="0"/>
        <w:rPr>
          <w:rFonts w:ascii="David" w:eastAsia="Times New Roman" w:hAnsi="David" w:cs="David"/>
          <w:b/>
          <w:bCs/>
          <w:sz w:val="28"/>
          <w:szCs w:val="28"/>
          <w:rtl/>
        </w:rPr>
      </w:pPr>
    </w:p>
    <w:p w14:paraId="4091BAD1" w14:textId="43757868" w:rsidR="00F641F2" w:rsidRPr="006D36BC" w:rsidRDefault="00F641F2" w:rsidP="00F44D42">
      <w:pPr>
        <w:pStyle w:val="a6"/>
        <w:bidi/>
        <w:spacing w:line="276" w:lineRule="auto"/>
        <w:ind w:left="504"/>
        <w:jc w:val="both"/>
        <w:rPr>
          <w:rFonts w:ascii="David" w:eastAsia="Times New Roman" w:hAnsi="David" w:cs="David"/>
          <w:sz w:val="24"/>
          <w:szCs w:val="24"/>
          <w:rtl/>
        </w:rPr>
      </w:pPr>
      <w:bookmarkStart w:id="85" w:name="_Toc153827783"/>
      <w:r w:rsidRPr="006D36BC">
        <w:rPr>
          <w:rFonts w:ascii="David" w:eastAsia="Times New Roman" w:hAnsi="David" w:cs="David"/>
          <w:sz w:val="24"/>
          <w:szCs w:val="24"/>
          <w:rtl/>
        </w:rPr>
        <w:br w:type="page"/>
      </w:r>
    </w:p>
    <w:bookmarkEnd w:id="85"/>
    <w:p w14:paraId="69B083E5" w14:textId="77777777" w:rsidR="00F641F2" w:rsidRPr="00AA62BB" w:rsidRDefault="00F641F2" w:rsidP="00F641F2">
      <w:pPr>
        <w:bidi/>
        <w:spacing w:line="276" w:lineRule="auto"/>
        <w:contextualSpacing/>
        <w:jc w:val="both"/>
        <w:rPr>
          <w:rFonts w:ascii="David" w:hAnsi="David" w:cs="David"/>
          <w:sz w:val="24"/>
          <w:szCs w:val="24"/>
          <w:rtl/>
        </w:rPr>
      </w:pPr>
    </w:p>
    <w:p w14:paraId="059BB202" w14:textId="0E83D2ED" w:rsidR="003D00B1" w:rsidRPr="003D00B1" w:rsidRDefault="006C67AD" w:rsidP="00BB0425">
      <w:pPr>
        <w:pStyle w:val="a6"/>
        <w:numPr>
          <w:ilvl w:val="0"/>
          <w:numId w:val="22"/>
        </w:numPr>
        <w:bidi/>
        <w:spacing w:line="276" w:lineRule="auto"/>
        <w:jc w:val="both"/>
        <w:outlineLvl w:val="0"/>
        <w:rPr>
          <w:rFonts w:ascii="David" w:eastAsia="Times New Roman" w:hAnsi="David" w:cs="David"/>
          <w:b/>
          <w:bCs/>
          <w:sz w:val="28"/>
          <w:szCs w:val="28"/>
          <w:rtl/>
        </w:rPr>
      </w:pPr>
      <w:bookmarkStart w:id="86" w:name="_Toc180865279"/>
      <w:bookmarkStart w:id="87" w:name="_Toc180748015"/>
      <w:bookmarkStart w:id="88" w:name="_Toc180771646"/>
      <w:bookmarkStart w:id="89" w:name="_Toc182072392"/>
      <w:ins w:id="90" w:author="ירון" w:date="2024-02-01T15:30:00Z">
        <w:r>
          <w:rPr>
            <w:rFonts w:ascii="David" w:eastAsia="Times New Roman" w:hAnsi="David" w:cs="David" w:hint="cs"/>
            <w:b/>
            <w:bCs/>
            <w:sz w:val="28"/>
            <w:szCs w:val="28"/>
            <w:rtl/>
          </w:rPr>
          <w:t xml:space="preserve">שלבים ואבולוציה </w:t>
        </w:r>
      </w:ins>
      <w:ins w:id="91" w:author="ירון" w:date="2024-02-01T15:31:00Z">
        <w:r>
          <w:rPr>
            <w:rFonts w:ascii="David" w:eastAsia="Times New Roman" w:hAnsi="David" w:cs="David"/>
            <w:b/>
            <w:bCs/>
            <w:sz w:val="28"/>
            <w:szCs w:val="28"/>
            <w:rtl/>
          </w:rPr>
          <w:t>–</w:t>
        </w:r>
        <w:r>
          <w:rPr>
            <w:rFonts w:ascii="David" w:eastAsia="Times New Roman" w:hAnsi="David" w:cs="David" w:hint="cs"/>
            <w:b/>
            <w:bCs/>
            <w:sz w:val="28"/>
            <w:szCs w:val="28"/>
            <w:rtl/>
          </w:rPr>
          <w:t xml:space="preserve"> יומן הפרוייקט</w:t>
        </w:r>
        <w:bookmarkEnd w:id="86"/>
        <w:bookmarkEnd w:id="89"/>
        <w:r>
          <w:rPr>
            <w:rFonts w:ascii="David" w:eastAsia="Times New Roman" w:hAnsi="David" w:cs="David" w:hint="cs"/>
            <w:b/>
            <w:bCs/>
            <w:sz w:val="28"/>
            <w:szCs w:val="28"/>
            <w:rtl/>
          </w:rPr>
          <w:t xml:space="preserve"> </w:t>
        </w:r>
      </w:ins>
      <w:bookmarkEnd w:id="87"/>
      <w:bookmarkEnd w:id="88"/>
    </w:p>
    <w:p w14:paraId="715253D3" w14:textId="64B61BCF" w:rsidR="003D00B1" w:rsidRDefault="003D00B1" w:rsidP="00F641F2">
      <w:pPr>
        <w:pStyle w:val="a6"/>
        <w:bidi/>
        <w:spacing w:line="276" w:lineRule="auto"/>
        <w:ind w:left="360"/>
        <w:jc w:val="both"/>
        <w:rPr>
          <w:rFonts w:ascii="David" w:eastAsia="Times New Roman" w:hAnsi="David" w:cs="David"/>
          <w:sz w:val="24"/>
          <w:szCs w:val="24"/>
          <w:rtl/>
        </w:rPr>
      </w:pPr>
      <w:r>
        <w:rPr>
          <w:rFonts w:ascii="David" w:eastAsia="Times New Roman" w:hAnsi="David" w:cs="David" w:hint="cs"/>
          <w:sz w:val="24"/>
          <w:szCs w:val="24"/>
          <w:rtl/>
        </w:rPr>
        <w:t xml:space="preserve">בשלב הראשון , התחלנו לנתח את הדרישות שהגיעו עם הפרויקט והתחלנו לחקור איזה רכיבים נצטרך. למעשה ההחלטה הראשונה העיקרית לעשות היא בחירת </w:t>
      </w:r>
      <w:r w:rsidR="004725C3">
        <w:rPr>
          <w:rFonts w:ascii="David" w:eastAsia="Times New Roman" w:hAnsi="David" w:cs="David" w:hint="cs"/>
          <w:sz w:val="24"/>
          <w:szCs w:val="24"/>
          <w:rtl/>
        </w:rPr>
        <w:t>הבקר. כשהבנו שהצורך מהבקר יהיה גם להתממשק עם חיישנים (</w:t>
      </w:r>
      <w:r w:rsidR="004725C3" w:rsidRPr="007A69A8">
        <w:rPr>
          <w:rFonts w:ascii="David" w:eastAsia="Times New Roman" w:hAnsi="David" w:cs="David" w:hint="cs"/>
          <w:b/>
          <w:bCs/>
          <w:sz w:val="24"/>
          <w:szCs w:val="24"/>
        </w:rPr>
        <w:t>GPIO'S</w:t>
      </w:r>
      <w:r w:rsidR="004725C3" w:rsidRPr="007A69A8">
        <w:rPr>
          <w:rFonts w:ascii="David" w:eastAsia="Times New Roman" w:hAnsi="David" w:cs="David" w:hint="cs"/>
          <w:b/>
          <w:bCs/>
          <w:sz w:val="24"/>
          <w:szCs w:val="24"/>
          <w:rtl/>
        </w:rPr>
        <w:t xml:space="preserve"> </w:t>
      </w:r>
      <w:r w:rsidR="004725C3">
        <w:rPr>
          <w:rFonts w:ascii="David" w:eastAsia="Times New Roman" w:hAnsi="David" w:cs="David" w:hint="cs"/>
          <w:sz w:val="24"/>
          <w:szCs w:val="24"/>
          <w:rtl/>
        </w:rPr>
        <w:t xml:space="preserve">) וגם להיות מסוגל להציג </w:t>
      </w:r>
      <w:r w:rsidR="004725C3" w:rsidRPr="007A69A8">
        <w:rPr>
          <w:rFonts w:ascii="David" w:eastAsia="Times New Roman" w:hAnsi="David" w:cs="David" w:hint="cs"/>
          <w:b/>
          <w:bCs/>
          <w:sz w:val="24"/>
          <w:szCs w:val="24"/>
        </w:rPr>
        <w:t>GUI</w:t>
      </w:r>
      <w:r w:rsidR="004725C3" w:rsidRPr="007A69A8">
        <w:rPr>
          <w:rFonts w:ascii="David" w:eastAsia="Times New Roman" w:hAnsi="David" w:cs="David" w:hint="cs"/>
          <w:b/>
          <w:bCs/>
          <w:sz w:val="24"/>
          <w:szCs w:val="24"/>
          <w:rtl/>
        </w:rPr>
        <w:t xml:space="preserve"> אינטראקטיב</w:t>
      </w:r>
      <w:r w:rsidR="004725C3" w:rsidRPr="007A69A8">
        <w:rPr>
          <w:rFonts w:ascii="David" w:eastAsia="Times New Roman" w:hAnsi="David" w:cs="David" w:hint="eastAsia"/>
          <w:b/>
          <w:bCs/>
          <w:sz w:val="24"/>
          <w:szCs w:val="24"/>
          <w:rtl/>
        </w:rPr>
        <w:t>י</w:t>
      </w:r>
      <w:r w:rsidR="004725C3">
        <w:rPr>
          <w:rFonts w:ascii="David" w:eastAsia="Times New Roman" w:hAnsi="David" w:cs="David" w:hint="cs"/>
          <w:sz w:val="24"/>
          <w:szCs w:val="24"/>
          <w:rtl/>
        </w:rPr>
        <w:t xml:space="preserve"> וכבד ו</w:t>
      </w:r>
      <w:r w:rsidR="004725C3" w:rsidRPr="007A69A8">
        <w:rPr>
          <w:rFonts w:ascii="David" w:eastAsia="Times New Roman" w:hAnsi="David" w:cs="David" w:hint="cs"/>
          <w:b/>
          <w:bCs/>
          <w:sz w:val="24"/>
          <w:szCs w:val="24"/>
          <w:rtl/>
        </w:rPr>
        <w:t>גם להתחבר למסך ולקבל ממנו פקודות (לחיצות במסך מגע).</w:t>
      </w:r>
    </w:p>
    <w:p w14:paraId="08C8D194" w14:textId="5673861F" w:rsidR="000B524F" w:rsidRDefault="004725C3" w:rsidP="004725C3">
      <w:pPr>
        <w:pStyle w:val="a6"/>
        <w:bidi/>
        <w:spacing w:line="276" w:lineRule="auto"/>
        <w:ind w:left="360"/>
        <w:jc w:val="both"/>
        <w:rPr>
          <w:rFonts w:ascii="David" w:eastAsia="Times New Roman" w:hAnsi="David" w:cs="David"/>
          <w:sz w:val="24"/>
          <w:szCs w:val="24"/>
        </w:rPr>
      </w:pPr>
      <w:r>
        <w:rPr>
          <w:rFonts w:ascii="David" w:eastAsia="Times New Roman" w:hAnsi="David" w:cs="David" w:hint="cs"/>
          <w:sz w:val="24"/>
          <w:szCs w:val="24"/>
          <w:rtl/>
        </w:rPr>
        <w:t xml:space="preserve">לשם כך, </w:t>
      </w:r>
      <w:r w:rsidR="00D429BC" w:rsidRPr="00AA62BB">
        <w:rPr>
          <w:rFonts w:ascii="David" w:eastAsia="Times New Roman" w:hAnsi="David" w:cs="David"/>
          <w:sz w:val="24"/>
          <w:szCs w:val="24"/>
          <w:rtl/>
        </w:rPr>
        <w:t>מנחה הפרויקט ביחד עם אחראי המעבדות בקמפוס עזרו לנו לגבש</w:t>
      </w:r>
      <w:r>
        <w:rPr>
          <w:rFonts w:ascii="David" w:eastAsia="Times New Roman" w:hAnsi="David" w:cs="David" w:hint="cs"/>
          <w:sz w:val="24"/>
          <w:szCs w:val="24"/>
          <w:rtl/>
        </w:rPr>
        <w:t xml:space="preserve"> החלטה על בקר ועל שאר הרכיבים</w:t>
      </w:r>
      <w:r w:rsidR="00D429BC" w:rsidRPr="00AA62BB">
        <w:rPr>
          <w:rFonts w:ascii="David" w:eastAsia="Times New Roman" w:hAnsi="David" w:cs="David"/>
          <w:sz w:val="24"/>
          <w:szCs w:val="24"/>
          <w:rtl/>
        </w:rPr>
        <w:t xml:space="preserve"> עבור הפרויקט. לאחר בדיקת מאפייני עבודה ופונקציונליות של כל הרכיבים החלטנו על הרכיבים שאיתם </w:t>
      </w:r>
      <w:r w:rsidR="00F7612D">
        <w:rPr>
          <w:rFonts w:ascii="David" w:eastAsia="Times New Roman" w:hAnsi="David" w:cs="David" w:hint="cs"/>
          <w:sz w:val="24"/>
          <w:szCs w:val="24"/>
          <w:rtl/>
        </w:rPr>
        <w:t>נ</w:t>
      </w:r>
      <w:r w:rsidR="00D429BC" w:rsidRPr="00AA62BB">
        <w:rPr>
          <w:rFonts w:ascii="David" w:eastAsia="Times New Roman" w:hAnsi="David" w:cs="David"/>
          <w:sz w:val="24"/>
          <w:szCs w:val="24"/>
          <w:rtl/>
        </w:rPr>
        <w:t>עבוד בפרויקט.</w:t>
      </w:r>
    </w:p>
    <w:tbl>
      <w:tblPr>
        <w:tblStyle w:val="a5"/>
        <w:bidiVisual/>
        <w:tblW w:w="7571" w:type="dxa"/>
        <w:tblInd w:w="360" w:type="dxa"/>
        <w:tblLook w:val="04A0" w:firstRow="1" w:lastRow="0" w:firstColumn="1" w:lastColumn="0" w:noHBand="0" w:noVBand="1"/>
      </w:tblPr>
      <w:tblGrid>
        <w:gridCol w:w="1665"/>
        <w:gridCol w:w="1668"/>
        <w:gridCol w:w="1970"/>
        <w:gridCol w:w="2268"/>
      </w:tblGrid>
      <w:tr w:rsidR="0085677E" w14:paraId="7F2C654D" w14:textId="77777777" w:rsidTr="0085677E">
        <w:tc>
          <w:tcPr>
            <w:tcW w:w="1665" w:type="dxa"/>
          </w:tcPr>
          <w:p w14:paraId="1D2DC48E" w14:textId="587971D0" w:rsidR="0085677E" w:rsidRDefault="0085677E" w:rsidP="004725C3">
            <w:pPr>
              <w:pStyle w:val="a6"/>
              <w:bidi/>
              <w:spacing w:line="276" w:lineRule="auto"/>
              <w:ind w:left="0"/>
              <w:jc w:val="both"/>
              <w:rPr>
                <w:rFonts w:ascii="David" w:eastAsia="Times New Roman" w:hAnsi="David" w:cs="David"/>
                <w:sz w:val="24"/>
                <w:szCs w:val="24"/>
                <w:rtl/>
              </w:rPr>
            </w:pPr>
            <w:r>
              <w:rPr>
                <w:rFonts w:ascii="David" w:eastAsia="Times New Roman" w:hAnsi="David" w:cs="David" w:hint="cs"/>
                <w:sz w:val="24"/>
                <w:szCs w:val="24"/>
                <w:rtl/>
              </w:rPr>
              <w:t>שם הבקר</w:t>
            </w:r>
          </w:p>
        </w:tc>
        <w:tc>
          <w:tcPr>
            <w:tcW w:w="1668" w:type="dxa"/>
          </w:tcPr>
          <w:p w14:paraId="7FDA42EA" w14:textId="1B07B4C2" w:rsidR="0085677E" w:rsidRDefault="0085677E" w:rsidP="004725C3">
            <w:pPr>
              <w:pStyle w:val="a6"/>
              <w:bidi/>
              <w:spacing w:line="276" w:lineRule="auto"/>
              <w:ind w:left="0"/>
              <w:jc w:val="both"/>
              <w:rPr>
                <w:rFonts w:ascii="David" w:eastAsia="Times New Roman" w:hAnsi="David" w:cs="David"/>
                <w:sz w:val="24"/>
                <w:szCs w:val="24"/>
                <w:rtl/>
              </w:rPr>
            </w:pPr>
            <w:r>
              <w:rPr>
                <w:rFonts w:ascii="David" w:eastAsia="Times New Roman" w:hAnsi="David" w:cs="David" w:hint="cs"/>
                <w:sz w:val="24"/>
                <w:szCs w:val="24"/>
                <w:rtl/>
              </w:rPr>
              <w:t xml:space="preserve">מכיל </w:t>
            </w:r>
            <w:r>
              <w:rPr>
                <w:rFonts w:ascii="David" w:eastAsia="Times New Roman" w:hAnsi="David" w:cs="David" w:hint="cs"/>
                <w:sz w:val="24"/>
                <w:szCs w:val="24"/>
              </w:rPr>
              <w:t>GPIO</w:t>
            </w:r>
          </w:p>
        </w:tc>
        <w:tc>
          <w:tcPr>
            <w:tcW w:w="1970" w:type="dxa"/>
          </w:tcPr>
          <w:p w14:paraId="73460836" w14:textId="5035304C" w:rsidR="0085677E" w:rsidRDefault="0085677E" w:rsidP="004725C3">
            <w:pPr>
              <w:pStyle w:val="a6"/>
              <w:bidi/>
              <w:spacing w:line="276" w:lineRule="auto"/>
              <w:ind w:left="0"/>
              <w:jc w:val="both"/>
              <w:rPr>
                <w:rFonts w:ascii="David" w:eastAsia="Times New Roman" w:hAnsi="David" w:cs="David"/>
                <w:sz w:val="24"/>
                <w:szCs w:val="24"/>
                <w:rtl/>
              </w:rPr>
            </w:pPr>
            <w:r>
              <w:rPr>
                <w:rFonts w:ascii="David" w:eastAsia="Times New Roman" w:hAnsi="David" w:cs="David" w:hint="cs"/>
                <w:sz w:val="24"/>
                <w:szCs w:val="24"/>
                <w:rtl/>
              </w:rPr>
              <w:t>מסוגל להציג</w:t>
            </w:r>
            <w:r>
              <w:rPr>
                <w:rFonts w:ascii="David" w:eastAsia="Times New Roman" w:hAnsi="David" w:cs="David" w:hint="cs"/>
                <w:sz w:val="24"/>
                <w:szCs w:val="24"/>
              </w:rPr>
              <w:t xml:space="preserve"> GUI </w:t>
            </w:r>
          </w:p>
        </w:tc>
        <w:tc>
          <w:tcPr>
            <w:tcW w:w="2268" w:type="dxa"/>
          </w:tcPr>
          <w:p w14:paraId="60B5ED89" w14:textId="507BA470" w:rsidR="0085677E" w:rsidRDefault="0085677E" w:rsidP="004725C3">
            <w:pPr>
              <w:pStyle w:val="a6"/>
              <w:bidi/>
              <w:spacing w:line="276" w:lineRule="auto"/>
              <w:ind w:left="0"/>
              <w:jc w:val="both"/>
              <w:rPr>
                <w:rFonts w:ascii="David" w:eastAsia="Times New Roman" w:hAnsi="David" w:cs="David"/>
                <w:sz w:val="24"/>
                <w:szCs w:val="24"/>
                <w:rtl/>
              </w:rPr>
            </w:pPr>
            <w:r>
              <w:rPr>
                <w:rFonts w:ascii="David" w:eastAsia="Times New Roman" w:hAnsi="David" w:cs="David" w:hint="cs"/>
                <w:sz w:val="24"/>
                <w:szCs w:val="24"/>
                <w:rtl/>
              </w:rPr>
              <w:t>מסוגל להתחבר למסך</w:t>
            </w:r>
          </w:p>
        </w:tc>
      </w:tr>
      <w:tr w:rsidR="0085677E" w14:paraId="4781551E" w14:textId="77777777" w:rsidTr="0085677E">
        <w:tc>
          <w:tcPr>
            <w:tcW w:w="1665" w:type="dxa"/>
          </w:tcPr>
          <w:p w14:paraId="6537431E" w14:textId="62B2F10D" w:rsidR="0085677E" w:rsidRDefault="0085677E" w:rsidP="004725C3">
            <w:pPr>
              <w:pStyle w:val="a6"/>
              <w:bidi/>
              <w:spacing w:line="276" w:lineRule="auto"/>
              <w:ind w:left="0"/>
              <w:jc w:val="both"/>
              <w:rPr>
                <w:rFonts w:ascii="David" w:eastAsia="Times New Roman" w:hAnsi="David" w:cs="David"/>
                <w:sz w:val="24"/>
                <w:szCs w:val="24"/>
              </w:rPr>
            </w:pPr>
            <w:r>
              <w:rPr>
                <w:rFonts w:ascii="David" w:eastAsia="Times New Roman" w:hAnsi="David" w:cs="David"/>
                <w:sz w:val="24"/>
                <w:szCs w:val="24"/>
              </w:rPr>
              <w:t>Arduino</w:t>
            </w:r>
          </w:p>
        </w:tc>
        <w:tc>
          <w:tcPr>
            <w:tcW w:w="1668" w:type="dxa"/>
          </w:tcPr>
          <w:p w14:paraId="1416B164" w14:textId="58E536BD" w:rsidR="0085677E" w:rsidRDefault="0085677E" w:rsidP="004725C3">
            <w:pPr>
              <w:pStyle w:val="a6"/>
              <w:bidi/>
              <w:spacing w:line="276" w:lineRule="auto"/>
              <w:ind w:left="0"/>
              <w:jc w:val="both"/>
              <w:rPr>
                <w:rFonts w:ascii="David" w:eastAsia="Times New Roman" w:hAnsi="David" w:cs="David"/>
                <w:sz w:val="24"/>
                <w:szCs w:val="24"/>
                <w:rtl/>
              </w:rPr>
            </w:pPr>
            <w:r>
              <w:rPr>
                <w:rFonts w:ascii="David" w:eastAsia="Times New Roman" w:hAnsi="David" w:cs="David" w:hint="cs"/>
                <w:sz w:val="24"/>
                <w:szCs w:val="24"/>
                <w:rtl/>
              </w:rPr>
              <w:t>כן</w:t>
            </w:r>
          </w:p>
        </w:tc>
        <w:tc>
          <w:tcPr>
            <w:tcW w:w="1970" w:type="dxa"/>
          </w:tcPr>
          <w:p w14:paraId="459FF47D" w14:textId="7C36777D" w:rsidR="0085677E" w:rsidRDefault="006F3449" w:rsidP="004725C3">
            <w:pPr>
              <w:pStyle w:val="a6"/>
              <w:bidi/>
              <w:spacing w:line="276" w:lineRule="auto"/>
              <w:ind w:left="0"/>
              <w:jc w:val="both"/>
              <w:rPr>
                <w:rFonts w:ascii="David" w:eastAsia="Times New Roman" w:hAnsi="David" w:cs="David"/>
                <w:sz w:val="24"/>
                <w:szCs w:val="24"/>
              </w:rPr>
            </w:pPr>
            <w:r>
              <w:rPr>
                <w:rFonts w:ascii="David" w:eastAsia="Times New Roman" w:hAnsi="David" w:cs="David" w:hint="cs"/>
                <w:sz w:val="24"/>
                <w:szCs w:val="24"/>
                <w:rtl/>
              </w:rPr>
              <w:t>מסוגל,בסיסי בלבד ופיתוח מורכב מאוד.</w:t>
            </w:r>
          </w:p>
        </w:tc>
        <w:tc>
          <w:tcPr>
            <w:tcW w:w="2268" w:type="dxa"/>
          </w:tcPr>
          <w:p w14:paraId="24732ADD" w14:textId="20B95D97" w:rsidR="0085677E" w:rsidRDefault="00A3165B" w:rsidP="004725C3">
            <w:pPr>
              <w:pStyle w:val="a6"/>
              <w:bidi/>
              <w:spacing w:line="276" w:lineRule="auto"/>
              <w:ind w:left="0"/>
              <w:jc w:val="both"/>
              <w:rPr>
                <w:rFonts w:ascii="David" w:eastAsia="Times New Roman" w:hAnsi="David" w:cs="David"/>
                <w:sz w:val="24"/>
                <w:szCs w:val="24"/>
                <w:rtl/>
              </w:rPr>
            </w:pPr>
            <w:r>
              <w:rPr>
                <w:rFonts w:ascii="David" w:eastAsia="Times New Roman" w:hAnsi="David" w:cs="David" w:hint="cs"/>
                <w:sz w:val="24"/>
                <w:szCs w:val="24"/>
                <w:rtl/>
              </w:rPr>
              <w:t xml:space="preserve">עם המסך הנוכחי לא. דרוש מסך מיוחד עם חיבורי </w:t>
            </w:r>
            <w:r>
              <w:rPr>
                <w:rFonts w:ascii="David" w:eastAsia="Times New Roman" w:hAnsi="David" w:cs="David"/>
                <w:sz w:val="24"/>
                <w:szCs w:val="24"/>
              </w:rPr>
              <w:t>pins</w:t>
            </w:r>
            <w:r>
              <w:rPr>
                <w:rFonts w:ascii="David" w:eastAsia="Times New Roman" w:hAnsi="David" w:cs="David" w:hint="cs"/>
                <w:sz w:val="24"/>
                <w:szCs w:val="24"/>
                <w:rtl/>
              </w:rPr>
              <w:t>.</w:t>
            </w:r>
          </w:p>
        </w:tc>
      </w:tr>
      <w:tr w:rsidR="0085677E" w14:paraId="3CC9AF66" w14:textId="77777777" w:rsidTr="0085677E">
        <w:tc>
          <w:tcPr>
            <w:tcW w:w="1665" w:type="dxa"/>
          </w:tcPr>
          <w:p w14:paraId="47AB32FE" w14:textId="4F308C66" w:rsidR="0085677E" w:rsidRDefault="006F3449" w:rsidP="004725C3">
            <w:pPr>
              <w:pStyle w:val="a6"/>
              <w:bidi/>
              <w:spacing w:line="276" w:lineRule="auto"/>
              <w:ind w:left="0"/>
              <w:jc w:val="both"/>
              <w:rPr>
                <w:rFonts w:ascii="David" w:eastAsia="Times New Roman" w:hAnsi="David" w:cs="David"/>
                <w:sz w:val="24"/>
                <w:szCs w:val="24"/>
              </w:rPr>
            </w:pPr>
            <w:r>
              <w:t>ESP32</w:t>
            </w:r>
          </w:p>
        </w:tc>
        <w:tc>
          <w:tcPr>
            <w:tcW w:w="1668" w:type="dxa"/>
          </w:tcPr>
          <w:p w14:paraId="0DD024FA" w14:textId="0531CC39" w:rsidR="0085677E" w:rsidRDefault="006F3449" w:rsidP="004725C3">
            <w:pPr>
              <w:pStyle w:val="a6"/>
              <w:bidi/>
              <w:spacing w:line="276" w:lineRule="auto"/>
              <w:ind w:left="0"/>
              <w:jc w:val="both"/>
              <w:rPr>
                <w:rFonts w:ascii="David" w:eastAsia="Times New Roman" w:hAnsi="David" w:cs="David"/>
                <w:sz w:val="24"/>
                <w:szCs w:val="24"/>
                <w:rtl/>
              </w:rPr>
            </w:pPr>
            <w:r>
              <w:rPr>
                <w:rFonts w:ascii="David" w:eastAsia="Times New Roman" w:hAnsi="David" w:cs="David" w:hint="cs"/>
                <w:sz w:val="24"/>
                <w:szCs w:val="24"/>
                <w:rtl/>
              </w:rPr>
              <w:t>כן</w:t>
            </w:r>
          </w:p>
        </w:tc>
        <w:tc>
          <w:tcPr>
            <w:tcW w:w="1970" w:type="dxa"/>
          </w:tcPr>
          <w:p w14:paraId="0527311D" w14:textId="23FB8249" w:rsidR="0085677E" w:rsidRDefault="006F3449" w:rsidP="004725C3">
            <w:pPr>
              <w:pStyle w:val="a6"/>
              <w:bidi/>
              <w:spacing w:line="276" w:lineRule="auto"/>
              <w:ind w:left="0"/>
              <w:jc w:val="both"/>
              <w:rPr>
                <w:rFonts w:ascii="David" w:eastAsia="Times New Roman" w:hAnsi="David" w:cs="David"/>
                <w:sz w:val="24"/>
                <w:szCs w:val="24"/>
                <w:rtl/>
              </w:rPr>
            </w:pPr>
            <w:r>
              <w:rPr>
                <w:rFonts w:ascii="David" w:eastAsia="Times New Roman" w:hAnsi="David" w:cs="David" w:hint="cs"/>
                <w:sz w:val="24"/>
                <w:szCs w:val="24"/>
                <w:rtl/>
              </w:rPr>
              <w:t xml:space="preserve">לא עומד בדרישות בסיסיות לשם הצגת </w:t>
            </w:r>
            <w:r>
              <w:rPr>
                <w:rFonts w:ascii="David" w:eastAsia="Times New Roman" w:hAnsi="David" w:cs="David" w:hint="cs"/>
                <w:sz w:val="24"/>
                <w:szCs w:val="24"/>
              </w:rPr>
              <w:t>GUI</w:t>
            </w:r>
            <w:r>
              <w:rPr>
                <w:rFonts w:ascii="David" w:eastAsia="Times New Roman" w:hAnsi="David" w:cs="David" w:hint="cs"/>
                <w:sz w:val="24"/>
                <w:szCs w:val="24"/>
                <w:rtl/>
              </w:rPr>
              <w:t xml:space="preserve"> מבחינת כוח מחשוב.</w:t>
            </w:r>
          </w:p>
        </w:tc>
        <w:tc>
          <w:tcPr>
            <w:tcW w:w="2268" w:type="dxa"/>
          </w:tcPr>
          <w:p w14:paraId="4B93D20B" w14:textId="7F85D503" w:rsidR="0085677E" w:rsidRDefault="006F3449" w:rsidP="004725C3">
            <w:pPr>
              <w:pStyle w:val="a6"/>
              <w:bidi/>
              <w:spacing w:line="276" w:lineRule="auto"/>
              <w:ind w:left="0"/>
              <w:jc w:val="both"/>
              <w:rPr>
                <w:rFonts w:ascii="David" w:eastAsia="Times New Roman" w:hAnsi="David" w:cs="David"/>
                <w:sz w:val="24"/>
                <w:szCs w:val="24"/>
                <w:rtl/>
              </w:rPr>
            </w:pPr>
            <w:r>
              <w:rPr>
                <w:rFonts w:ascii="David" w:eastAsia="Times New Roman" w:hAnsi="David" w:cs="David" w:hint="cs"/>
                <w:sz w:val="24"/>
                <w:szCs w:val="24"/>
                <w:rtl/>
              </w:rPr>
              <w:t xml:space="preserve">עם המסך הנוכחי לא. דרוש מסך מיוחד עם חיבורי </w:t>
            </w:r>
            <w:r>
              <w:rPr>
                <w:rFonts w:ascii="David" w:eastAsia="Times New Roman" w:hAnsi="David" w:cs="David"/>
                <w:sz w:val="24"/>
                <w:szCs w:val="24"/>
              </w:rPr>
              <w:t>pins</w:t>
            </w:r>
            <w:r>
              <w:rPr>
                <w:rFonts w:ascii="David" w:eastAsia="Times New Roman" w:hAnsi="David" w:cs="David" w:hint="cs"/>
                <w:sz w:val="24"/>
                <w:szCs w:val="24"/>
                <w:rtl/>
              </w:rPr>
              <w:t>.</w:t>
            </w:r>
          </w:p>
        </w:tc>
      </w:tr>
      <w:tr w:rsidR="0085677E" w14:paraId="208D0393" w14:textId="77777777" w:rsidTr="0085677E">
        <w:tc>
          <w:tcPr>
            <w:tcW w:w="1665" w:type="dxa"/>
          </w:tcPr>
          <w:p w14:paraId="205AADCE" w14:textId="0F374C7E" w:rsidR="0085677E" w:rsidRDefault="006F3449" w:rsidP="004725C3">
            <w:pPr>
              <w:pStyle w:val="a6"/>
              <w:bidi/>
              <w:spacing w:line="276" w:lineRule="auto"/>
              <w:ind w:left="0"/>
              <w:jc w:val="both"/>
              <w:rPr>
                <w:rFonts w:ascii="David" w:eastAsia="Times New Roman" w:hAnsi="David" w:cs="David"/>
                <w:sz w:val="24"/>
                <w:szCs w:val="24"/>
              </w:rPr>
            </w:pPr>
            <w:r>
              <w:rPr>
                <w:rFonts w:ascii="David" w:eastAsia="Times New Roman" w:hAnsi="David" w:cs="David"/>
                <w:sz w:val="24"/>
                <w:szCs w:val="24"/>
              </w:rPr>
              <w:t>RaspberryPi</w:t>
            </w:r>
          </w:p>
        </w:tc>
        <w:tc>
          <w:tcPr>
            <w:tcW w:w="1668" w:type="dxa"/>
          </w:tcPr>
          <w:p w14:paraId="51CA7D4B" w14:textId="40E0E136" w:rsidR="0085677E" w:rsidRDefault="006F3449" w:rsidP="004725C3">
            <w:pPr>
              <w:pStyle w:val="a6"/>
              <w:bidi/>
              <w:spacing w:line="276" w:lineRule="auto"/>
              <w:ind w:left="0"/>
              <w:jc w:val="both"/>
              <w:rPr>
                <w:rFonts w:ascii="David" w:eastAsia="Times New Roman" w:hAnsi="David" w:cs="David"/>
                <w:sz w:val="24"/>
                <w:szCs w:val="24"/>
                <w:rtl/>
              </w:rPr>
            </w:pPr>
            <w:r>
              <w:rPr>
                <w:rFonts w:ascii="David" w:eastAsia="Times New Roman" w:hAnsi="David" w:cs="David" w:hint="cs"/>
                <w:sz w:val="24"/>
                <w:szCs w:val="24"/>
                <w:rtl/>
              </w:rPr>
              <w:t>כן</w:t>
            </w:r>
          </w:p>
        </w:tc>
        <w:tc>
          <w:tcPr>
            <w:tcW w:w="1970" w:type="dxa"/>
          </w:tcPr>
          <w:p w14:paraId="60358EB2" w14:textId="3C90C6E8" w:rsidR="0085677E" w:rsidRDefault="006F3449" w:rsidP="004725C3">
            <w:pPr>
              <w:pStyle w:val="a6"/>
              <w:bidi/>
              <w:spacing w:line="276" w:lineRule="auto"/>
              <w:ind w:left="0"/>
              <w:jc w:val="both"/>
              <w:rPr>
                <w:rFonts w:ascii="David" w:eastAsia="Times New Roman" w:hAnsi="David" w:cs="David"/>
                <w:sz w:val="24"/>
                <w:szCs w:val="24"/>
                <w:rtl/>
              </w:rPr>
            </w:pPr>
            <w:r>
              <w:rPr>
                <w:rFonts w:ascii="David" w:eastAsia="Times New Roman" w:hAnsi="David" w:cs="David" w:hint="cs"/>
                <w:sz w:val="24"/>
                <w:szCs w:val="24"/>
                <w:rtl/>
              </w:rPr>
              <w:t>כן</w:t>
            </w:r>
          </w:p>
        </w:tc>
        <w:tc>
          <w:tcPr>
            <w:tcW w:w="2268" w:type="dxa"/>
          </w:tcPr>
          <w:p w14:paraId="01B02473" w14:textId="27EB0730" w:rsidR="0085677E" w:rsidRDefault="006F3449" w:rsidP="004725C3">
            <w:pPr>
              <w:pStyle w:val="a6"/>
              <w:bidi/>
              <w:spacing w:line="276" w:lineRule="auto"/>
              <w:ind w:left="0"/>
              <w:jc w:val="both"/>
              <w:rPr>
                <w:rFonts w:ascii="David" w:eastAsia="Times New Roman" w:hAnsi="David" w:cs="David"/>
                <w:sz w:val="24"/>
                <w:szCs w:val="24"/>
                <w:rtl/>
              </w:rPr>
            </w:pPr>
            <w:r>
              <w:rPr>
                <w:rFonts w:ascii="David" w:eastAsia="Times New Roman" w:hAnsi="David" w:cs="David" w:hint="cs"/>
                <w:sz w:val="24"/>
                <w:szCs w:val="24"/>
                <w:rtl/>
              </w:rPr>
              <w:t>כן</w:t>
            </w:r>
          </w:p>
        </w:tc>
      </w:tr>
    </w:tbl>
    <w:p w14:paraId="28ED4109" w14:textId="67D442D5" w:rsidR="004725C3" w:rsidRDefault="004725C3" w:rsidP="004725C3">
      <w:pPr>
        <w:pStyle w:val="a6"/>
        <w:bidi/>
        <w:spacing w:line="276" w:lineRule="auto"/>
        <w:ind w:left="360"/>
        <w:jc w:val="both"/>
        <w:rPr>
          <w:rFonts w:ascii="David" w:eastAsia="Times New Roman" w:hAnsi="David" w:cs="David"/>
          <w:sz w:val="24"/>
          <w:szCs w:val="24"/>
          <w:rtl/>
        </w:rPr>
      </w:pPr>
    </w:p>
    <w:p w14:paraId="6891E9CD" w14:textId="03E9A41C" w:rsidR="00AC3CE9" w:rsidRPr="00AC3CE9" w:rsidRDefault="00B04C05" w:rsidP="00AC3CE9">
      <w:pPr>
        <w:pStyle w:val="a6"/>
        <w:bidi/>
        <w:spacing w:line="276" w:lineRule="auto"/>
        <w:ind w:left="360"/>
        <w:jc w:val="both"/>
        <w:rPr>
          <w:rFonts w:ascii="David" w:eastAsia="Times New Roman" w:hAnsi="David" w:cs="David"/>
          <w:sz w:val="24"/>
          <w:szCs w:val="24"/>
        </w:rPr>
      </w:pPr>
      <w:r>
        <w:rPr>
          <w:rFonts w:ascii="David" w:eastAsia="Times New Roman" w:hAnsi="David" w:cs="David" w:hint="cs"/>
          <w:sz w:val="24"/>
          <w:szCs w:val="24"/>
          <w:rtl/>
        </w:rPr>
        <w:t xml:space="preserve">בחרנו לעבוד עם </w:t>
      </w:r>
      <w:r w:rsidRPr="00BA6DB6">
        <w:rPr>
          <w:rFonts w:ascii="David" w:eastAsia="Times New Roman" w:hAnsi="David" w:cs="David"/>
          <w:b/>
          <w:bCs/>
          <w:sz w:val="24"/>
          <w:szCs w:val="24"/>
        </w:rPr>
        <w:t>RaspberryPi</w:t>
      </w:r>
      <w:r>
        <w:rPr>
          <w:rFonts w:ascii="David" w:eastAsia="Times New Roman" w:hAnsi="David" w:cs="David"/>
          <w:sz w:val="24"/>
          <w:szCs w:val="24"/>
        </w:rPr>
        <w:t xml:space="preserve"> </w:t>
      </w:r>
      <w:r>
        <w:rPr>
          <w:rFonts w:ascii="David" w:eastAsia="Times New Roman" w:hAnsi="David" w:cs="David" w:hint="cs"/>
          <w:sz w:val="24"/>
          <w:szCs w:val="24"/>
          <w:rtl/>
        </w:rPr>
        <w:t>.</w:t>
      </w:r>
      <w:bookmarkStart w:id="92" w:name="_Toc180748017"/>
      <w:bookmarkStart w:id="93" w:name="_Toc180771648"/>
    </w:p>
    <w:p w14:paraId="40C358BB" w14:textId="5BBBA3C5" w:rsidR="00AC3CE9" w:rsidRPr="00AA62BB" w:rsidRDefault="00AC3CE9" w:rsidP="00AC3CE9">
      <w:pPr>
        <w:pStyle w:val="a6"/>
        <w:bidi/>
        <w:spacing w:line="276" w:lineRule="auto"/>
        <w:ind w:left="360"/>
        <w:jc w:val="both"/>
        <w:rPr>
          <w:rFonts w:ascii="David" w:eastAsia="Times New Roman" w:hAnsi="David" w:cs="David"/>
          <w:sz w:val="24"/>
          <w:szCs w:val="24"/>
          <w:rtl/>
        </w:rPr>
      </w:pPr>
      <w:r w:rsidRPr="00AA62BB">
        <w:rPr>
          <w:rFonts w:ascii="David" w:eastAsia="Times New Roman" w:hAnsi="David" w:cs="David"/>
          <w:sz w:val="24"/>
          <w:szCs w:val="24"/>
          <w:rtl/>
        </w:rPr>
        <w:t>בתחילת העבודה על פרויקט הגמר, קיבלנו מהמעבדה</w:t>
      </w:r>
      <w:r>
        <w:rPr>
          <w:rFonts w:ascii="David" w:eastAsia="Times New Roman" w:hAnsi="David" w:cs="David"/>
          <w:sz w:val="24"/>
          <w:szCs w:val="24"/>
        </w:rPr>
        <w:t xml:space="preserve">OrangePi5 </w:t>
      </w:r>
      <w:r>
        <w:rPr>
          <w:rFonts w:ascii="David" w:eastAsia="Times New Roman" w:hAnsi="David" w:cs="David" w:hint="cs"/>
          <w:sz w:val="24"/>
          <w:szCs w:val="24"/>
          <w:rtl/>
        </w:rPr>
        <w:t xml:space="preserve"> (בקר מקביל ל</w:t>
      </w:r>
      <w:r>
        <w:rPr>
          <w:rFonts w:ascii="David" w:eastAsia="Times New Roman" w:hAnsi="David" w:cs="David"/>
          <w:sz w:val="24"/>
          <w:szCs w:val="24"/>
        </w:rPr>
        <w:t>(Raspberry pi</w:t>
      </w:r>
      <w:r>
        <w:rPr>
          <w:rFonts w:ascii="David" w:eastAsia="Times New Roman" w:hAnsi="David" w:cs="David"/>
          <w:sz w:val="24"/>
          <w:szCs w:val="24"/>
          <w:rtl/>
        </w:rPr>
        <w:t xml:space="preserve">. ניסינו להתקין עליו </w:t>
      </w:r>
      <w:r>
        <w:rPr>
          <w:rFonts w:ascii="David" w:eastAsia="Times New Roman" w:hAnsi="David" w:cs="David" w:hint="cs"/>
          <w:sz w:val="24"/>
          <w:szCs w:val="24"/>
          <w:rtl/>
        </w:rPr>
        <w:t>מערכת הפעלה בסיסית</w:t>
      </w:r>
      <w:r w:rsidRPr="00AA62BB">
        <w:rPr>
          <w:rFonts w:ascii="David" w:eastAsia="Times New Roman" w:hAnsi="David" w:cs="David"/>
          <w:sz w:val="24"/>
          <w:szCs w:val="24"/>
          <w:rtl/>
        </w:rPr>
        <w:t xml:space="preserve">, השתמשנו בהמון מדריכים שונים אך לאחר שהושקע בכך זמן רב, וראינו שיש המון משתמשים ברחבי העולם שמדווחים כי </w:t>
      </w:r>
      <w:r>
        <w:rPr>
          <w:rFonts w:ascii="David" w:eastAsia="Times New Roman" w:hAnsi="David" w:cs="David" w:hint="cs"/>
          <w:sz w:val="24"/>
          <w:szCs w:val="24"/>
          <w:rtl/>
        </w:rPr>
        <w:t>הבקר חווה תקיעות רבות, ממשק המשתמש שלו לא משתווה לממשק של הרסברי פי</w:t>
      </w:r>
      <w:r w:rsidRPr="00AA62BB">
        <w:rPr>
          <w:rFonts w:ascii="David" w:eastAsia="Times New Roman" w:hAnsi="David" w:cs="David"/>
          <w:sz w:val="24"/>
          <w:szCs w:val="24"/>
          <w:rtl/>
        </w:rPr>
        <w:t xml:space="preserve">, הוחלט להזמין ולעבוד עם </w:t>
      </w:r>
      <w:r w:rsidRPr="00AA62BB">
        <w:rPr>
          <w:rFonts w:ascii="David" w:eastAsia="Times New Roman" w:hAnsi="David" w:cs="David"/>
          <w:sz w:val="24"/>
          <w:szCs w:val="24"/>
        </w:rPr>
        <w:t>RaspberryPi</w:t>
      </w:r>
      <w:r>
        <w:rPr>
          <w:rFonts w:ascii="David" w:eastAsia="Times New Roman" w:hAnsi="David" w:cs="David"/>
          <w:sz w:val="24"/>
          <w:szCs w:val="24"/>
        </w:rPr>
        <w:t>5</w:t>
      </w:r>
      <w:r w:rsidRPr="00AA62BB">
        <w:rPr>
          <w:rFonts w:ascii="David" w:eastAsia="Times New Roman" w:hAnsi="David" w:cs="David"/>
          <w:sz w:val="24"/>
          <w:szCs w:val="24"/>
          <w:rtl/>
        </w:rPr>
        <w:t xml:space="preserve">. </w:t>
      </w:r>
    </w:p>
    <w:p w14:paraId="212FD00F" w14:textId="3548BB46" w:rsidR="00AC3CE9" w:rsidRDefault="00AC3CE9" w:rsidP="00AC3CE9">
      <w:pPr>
        <w:bidi/>
        <w:spacing w:line="276" w:lineRule="auto"/>
        <w:ind w:left="360"/>
        <w:contextualSpacing/>
        <w:jc w:val="both"/>
        <w:rPr>
          <w:rFonts w:ascii="David" w:eastAsia="Times New Roman" w:hAnsi="David" w:cs="David"/>
          <w:sz w:val="24"/>
          <w:szCs w:val="24"/>
          <w:rtl/>
        </w:rPr>
      </w:pPr>
      <w:r w:rsidRPr="00AA62BB">
        <w:rPr>
          <w:rFonts w:ascii="David" w:eastAsia="Times New Roman" w:hAnsi="David" w:cs="David"/>
          <w:sz w:val="24"/>
          <w:szCs w:val="24"/>
          <w:rtl/>
        </w:rPr>
        <w:t>לסיכום, בגרסה ה-</w:t>
      </w:r>
      <w:r>
        <w:rPr>
          <w:rFonts w:ascii="David" w:eastAsia="Times New Roman" w:hAnsi="David" w:cs="David"/>
          <w:sz w:val="24"/>
          <w:szCs w:val="24"/>
        </w:rPr>
        <w:t>5</w:t>
      </w:r>
      <w:r w:rsidRPr="00AA62BB">
        <w:rPr>
          <w:rFonts w:ascii="David" w:eastAsia="Times New Roman" w:hAnsi="David" w:cs="David"/>
          <w:sz w:val="24"/>
          <w:szCs w:val="24"/>
          <w:rtl/>
        </w:rPr>
        <w:t xml:space="preserve"> יש לנו יכולות עיבוד מהירות משמעותית </w:t>
      </w:r>
      <w:r>
        <w:rPr>
          <w:rFonts w:ascii="David" w:eastAsia="Times New Roman" w:hAnsi="David" w:cs="David" w:hint="cs"/>
          <w:sz w:val="24"/>
          <w:szCs w:val="24"/>
          <w:rtl/>
        </w:rPr>
        <w:t>שמספקת את כל הדרוש בפרויקט</w:t>
      </w:r>
      <w:r w:rsidRPr="00AA62BB">
        <w:rPr>
          <w:rFonts w:ascii="David" w:eastAsia="Times New Roman" w:hAnsi="David" w:cs="David"/>
          <w:sz w:val="24"/>
          <w:szCs w:val="24"/>
          <w:rtl/>
        </w:rPr>
        <w:t>. בנוסף, ניתן להרחיב את כמות זיכרון ה</w:t>
      </w:r>
      <w:r w:rsidRPr="00AA62BB">
        <w:rPr>
          <w:rFonts w:ascii="David" w:eastAsia="Times New Roman" w:hAnsi="David" w:cs="David"/>
          <w:sz w:val="24"/>
          <w:szCs w:val="24"/>
        </w:rPr>
        <w:t>RAM</w:t>
      </w:r>
      <w:r w:rsidRPr="00AA62BB">
        <w:rPr>
          <w:rFonts w:ascii="David" w:eastAsia="Times New Roman" w:hAnsi="David" w:cs="David"/>
          <w:sz w:val="24"/>
          <w:szCs w:val="24"/>
          <w:rtl/>
        </w:rPr>
        <w:t xml:space="preserve">, יציאות </w:t>
      </w:r>
      <w:r w:rsidRPr="00AA62BB">
        <w:rPr>
          <w:rFonts w:ascii="David" w:eastAsia="Times New Roman" w:hAnsi="David" w:cs="David"/>
          <w:sz w:val="24"/>
          <w:szCs w:val="24"/>
        </w:rPr>
        <w:t>USB 3.0</w:t>
      </w:r>
      <w:r w:rsidRPr="00AA62BB">
        <w:rPr>
          <w:rFonts w:ascii="David" w:eastAsia="Times New Roman" w:hAnsi="David" w:cs="David"/>
          <w:sz w:val="24"/>
          <w:szCs w:val="24"/>
          <w:rtl/>
        </w:rPr>
        <w:t xml:space="preserve"> להעברת נתונים מהירה יותר. </w:t>
      </w:r>
      <w:r w:rsidRPr="00AA62BB">
        <w:rPr>
          <w:rFonts w:ascii="David" w:eastAsia="Times New Roman" w:hAnsi="David" w:cs="David"/>
          <w:sz w:val="24"/>
          <w:szCs w:val="24"/>
        </w:rPr>
        <w:t>Gigabit Ethernet</w:t>
      </w:r>
      <w:r w:rsidRPr="00AA62BB">
        <w:rPr>
          <w:rFonts w:ascii="David" w:eastAsia="Times New Roman" w:hAnsi="David" w:cs="David"/>
          <w:sz w:val="24"/>
          <w:szCs w:val="24"/>
          <w:rtl/>
        </w:rPr>
        <w:t xml:space="preserve"> לקישוריות רשת קווית מהירה יותר. יציאות מיקרו </w:t>
      </w:r>
      <w:r w:rsidRPr="00AA62BB">
        <w:rPr>
          <w:rFonts w:ascii="David" w:eastAsia="Times New Roman" w:hAnsi="David" w:cs="David"/>
          <w:sz w:val="24"/>
          <w:szCs w:val="24"/>
        </w:rPr>
        <w:t>HDMI</w:t>
      </w:r>
      <w:r w:rsidRPr="00AA62BB">
        <w:rPr>
          <w:rFonts w:ascii="David" w:eastAsia="Times New Roman" w:hAnsi="David" w:cs="David"/>
          <w:sz w:val="24"/>
          <w:szCs w:val="24"/>
          <w:rtl/>
        </w:rPr>
        <w:t xml:space="preserve"> כפולות לתמיכה בתצוגה כפולה ורזולוציית 4</w:t>
      </w:r>
      <w:r w:rsidRPr="00AA62BB">
        <w:rPr>
          <w:rFonts w:ascii="David" w:eastAsia="Times New Roman" w:hAnsi="David" w:cs="David"/>
          <w:sz w:val="24"/>
          <w:szCs w:val="24"/>
        </w:rPr>
        <w:t>K</w:t>
      </w:r>
      <w:r w:rsidRPr="00AA62BB">
        <w:rPr>
          <w:rFonts w:ascii="David" w:eastAsia="Times New Roman" w:hAnsi="David" w:cs="David"/>
          <w:sz w:val="24"/>
          <w:szCs w:val="24"/>
          <w:rtl/>
        </w:rPr>
        <w:t xml:space="preserve">. ספק כוח </w:t>
      </w:r>
      <w:r w:rsidRPr="00AA62BB">
        <w:rPr>
          <w:rFonts w:ascii="David" w:eastAsia="Times New Roman" w:hAnsi="David" w:cs="David"/>
          <w:sz w:val="24"/>
          <w:szCs w:val="24"/>
        </w:rPr>
        <w:t>USB Type-C</w:t>
      </w:r>
      <w:r w:rsidRPr="00AA62BB">
        <w:rPr>
          <w:rFonts w:ascii="David" w:eastAsia="Times New Roman" w:hAnsi="David" w:cs="David"/>
          <w:sz w:val="24"/>
          <w:szCs w:val="24"/>
          <w:rtl/>
        </w:rPr>
        <w:t xml:space="preserve"> לאספקת חשמל טובה יותר. יכולות אלחוטיות משופרות עם 802.11</w:t>
      </w:r>
      <w:r w:rsidRPr="00AA62BB">
        <w:rPr>
          <w:rFonts w:ascii="David" w:eastAsia="Times New Roman" w:hAnsi="David" w:cs="David"/>
          <w:sz w:val="24"/>
          <w:szCs w:val="24"/>
        </w:rPr>
        <w:t>ac Wi-Fi</w:t>
      </w:r>
      <w:r w:rsidRPr="00AA62BB">
        <w:rPr>
          <w:rFonts w:ascii="David" w:eastAsia="Times New Roman" w:hAnsi="David" w:cs="David"/>
          <w:sz w:val="24"/>
          <w:szCs w:val="24"/>
          <w:rtl/>
        </w:rPr>
        <w:t xml:space="preserve"> ו-</w:t>
      </w:r>
      <w:r w:rsidRPr="00AA62BB">
        <w:rPr>
          <w:rFonts w:ascii="David" w:eastAsia="Times New Roman" w:hAnsi="David" w:cs="David"/>
          <w:sz w:val="24"/>
          <w:szCs w:val="24"/>
        </w:rPr>
        <w:t>Bluetooth 5.0</w:t>
      </w:r>
      <w:r w:rsidRPr="00AA62BB">
        <w:rPr>
          <w:rFonts w:ascii="David" w:eastAsia="Times New Roman" w:hAnsi="David" w:cs="David"/>
          <w:sz w:val="24"/>
          <w:szCs w:val="24"/>
          <w:rtl/>
        </w:rPr>
        <w:t>.</w:t>
      </w:r>
    </w:p>
    <w:p w14:paraId="42452C32" w14:textId="3B475990" w:rsidR="00D65005" w:rsidRDefault="00D65005" w:rsidP="00D65005">
      <w:pPr>
        <w:bidi/>
        <w:spacing w:line="276" w:lineRule="auto"/>
        <w:ind w:left="360"/>
        <w:contextualSpacing/>
        <w:jc w:val="both"/>
        <w:rPr>
          <w:rFonts w:ascii="David" w:eastAsia="Times New Roman" w:hAnsi="David" w:cs="David"/>
          <w:sz w:val="24"/>
          <w:szCs w:val="24"/>
          <w:rtl/>
        </w:rPr>
      </w:pPr>
    </w:p>
    <w:p w14:paraId="10552717" w14:textId="4AE1F437" w:rsidR="00D65005" w:rsidRPr="002A4BB5" w:rsidRDefault="00D65005" w:rsidP="004D0628">
      <w:pPr>
        <w:bidi/>
        <w:ind w:left="360"/>
        <w:rPr>
          <w:rFonts w:ascii="David" w:eastAsia="Times New Roman" w:hAnsi="David" w:cs="David"/>
          <w:sz w:val="24"/>
          <w:szCs w:val="24"/>
          <w:rtl/>
        </w:rPr>
      </w:pPr>
      <w:r>
        <w:rPr>
          <w:rFonts w:ascii="David" w:eastAsia="Times New Roman" w:hAnsi="David" w:cs="David" w:hint="cs"/>
          <w:sz w:val="24"/>
          <w:szCs w:val="24"/>
          <w:rtl/>
        </w:rPr>
        <w:t xml:space="preserve">לאחר </w:t>
      </w:r>
      <w:bookmarkStart w:id="94" w:name="_Toc180748024"/>
      <w:bookmarkStart w:id="95" w:name="_Toc180771655"/>
      <w:r>
        <w:rPr>
          <w:rFonts w:ascii="David" w:eastAsia="Times New Roman" w:hAnsi="David" w:cs="David" w:hint="cs"/>
          <w:sz w:val="24"/>
          <w:szCs w:val="24"/>
          <w:rtl/>
        </w:rPr>
        <w:t>בחירת הבקר</w:t>
      </w:r>
      <w:r w:rsidRPr="002A4BB5">
        <w:rPr>
          <w:rFonts w:ascii="David" w:eastAsia="Times New Roman" w:hAnsi="David" w:cs="David"/>
          <w:sz w:val="24"/>
          <w:szCs w:val="24"/>
          <w:rtl/>
        </w:rPr>
        <w:t xml:space="preserve">, עמדנו בפני השאלה המרכזית – כיצד לפתח מערכת שתהיה </w:t>
      </w:r>
      <w:r w:rsidRPr="00D65005">
        <w:rPr>
          <w:rFonts w:ascii="David" w:eastAsia="Times New Roman" w:hAnsi="David" w:cs="David"/>
          <w:b/>
          <w:bCs/>
          <w:sz w:val="24"/>
          <w:szCs w:val="24"/>
          <w:rtl/>
        </w:rPr>
        <w:t>יעילה, ניידת ונוחה</w:t>
      </w:r>
      <w:r w:rsidRPr="002A4BB5">
        <w:rPr>
          <w:rFonts w:ascii="David" w:eastAsia="Times New Roman" w:hAnsi="David" w:cs="David"/>
          <w:sz w:val="24"/>
          <w:szCs w:val="24"/>
          <w:rtl/>
        </w:rPr>
        <w:t xml:space="preserve"> לשימוש לפדלים חכמים, עם מינימום מגבלות על המשתמש. השאיפה הראשונה שלנו הייתה לייצר </w:t>
      </w:r>
      <w:r w:rsidRPr="00D65005">
        <w:rPr>
          <w:rFonts w:ascii="David" w:eastAsia="Times New Roman" w:hAnsi="David" w:cs="David"/>
          <w:b/>
          <w:bCs/>
          <w:sz w:val="24"/>
          <w:szCs w:val="24"/>
          <w:rtl/>
        </w:rPr>
        <w:t>מכשיר נייד</w:t>
      </w:r>
      <w:r w:rsidRPr="002A4BB5">
        <w:rPr>
          <w:rFonts w:ascii="David" w:eastAsia="Times New Roman" w:hAnsi="David" w:cs="David"/>
          <w:sz w:val="24"/>
          <w:szCs w:val="24"/>
          <w:rtl/>
        </w:rPr>
        <w:t xml:space="preserve"> לחלוטין, כך שלא יזד</w:t>
      </w:r>
      <w:r>
        <w:rPr>
          <w:rFonts w:ascii="David" w:eastAsia="Times New Roman" w:hAnsi="David" w:cs="David"/>
          <w:sz w:val="24"/>
          <w:szCs w:val="24"/>
          <w:rtl/>
        </w:rPr>
        <w:t xml:space="preserve">קק כלל לחיבור חשמלי קבוע. </w:t>
      </w:r>
      <w:r>
        <w:rPr>
          <w:rFonts w:ascii="David" w:eastAsia="Times New Roman" w:hAnsi="David" w:cs="David" w:hint="cs"/>
          <w:sz w:val="24"/>
          <w:szCs w:val="24"/>
          <w:rtl/>
        </w:rPr>
        <w:t>ו</w:t>
      </w:r>
      <w:r w:rsidRPr="002A4BB5">
        <w:rPr>
          <w:rFonts w:ascii="David" w:eastAsia="Times New Roman" w:hAnsi="David" w:cs="David"/>
          <w:sz w:val="24"/>
          <w:szCs w:val="24"/>
          <w:rtl/>
        </w:rPr>
        <w:t>זה הוביל אותנו לשלב ראשון של ניסיונות עם מקור חשמלי נייד, כלומר סוללות. אך במהלך הבדיקות, התברר כי הסוללות אינן מספקות את אורך חיי הסוללה הדרוש כדי לעמוד בשימוש רציף, במיוחד לאור דרישות האנרגיה הגבוהות של הרכיבים האלקטרוניים והחיישנים</w:t>
      </w:r>
      <w:r w:rsidRPr="002A4BB5">
        <w:rPr>
          <w:rFonts w:ascii="David" w:eastAsia="Times New Roman" w:hAnsi="David" w:cs="David"/>
          <w:sz w:val="24"/>
          <w:szCs w:val="24"/>
        </w:rPr>
        <w:t>.</w:t>
      </w:r>
      <w:bookmarkEnd w:id="94"/>
      <w:bookmarkEnd w:id="95"/>
    </w:p>
    <w:p w14:paraId="2DC95B9F" w14:textId="5B46D067" w:rsidR="00D65005" w:rsidRDefault="00D65005" w:rsidP="004D0628">
      <w:pPr>
        <w:bidi/>
        <w:ind w:left="360"/>
        <w:rPr>
          <w:rFonts w:ascii="David" w:eastAsia="Times New Roman" w:hAnsi="David" w:cs="David"/>
          <w:sz w:val="24"/>
          <w:szCs w:val="24"/>
          <w:rtl/>
        </w:rPr>
      </w:pPr>
      <w:bookmarkStart w:id="96" w:name="_Toc180748025"/>
      <w:bookmarkStart w:id="97" w:name="_Toc180771656"/>
      <w:r w:rsidRPr="002A4BB5">
        <w:rPr>
          <w:rFonts w:ascii="David" w:eastAsia="Times New Roman" w:hAnsi="David" w:cs="David"/>
          <w:sz w:val="24"/>
          <w:szCs w:val="24"/>
          <w:rtl/>
        </w:rPr>
        <w:t>בשלב הבא שקלנו פתרון של דינמו שיטעין את המערכת תוך כדי תנועה, אך גם רעיון זה ירד מהפרק. גילינו שצריכת החשמל של ה</w:t>
      </w:r>
      <w:r w:rsidRPr="002A4BB5">
        <w:rPr>
          <w:rFonts w:ascii="David" w:eastAsia="Times New Roman" w:hAnsi="David" w:cs="David"/>
          <w:sz w:val="24"/>
          <w:szCs w:val="24"/>
        </w:rPr>
        <w:t xml:space="preserve">-Raspberry Pi, </w:t>
      </w:r>
      <w:r>
        <w:rPr>
          <w:rFonts w:ascii="David" w:eastAsia="Times New Roman" w:hAnsi="David" w:cs="David" w:hint="cs"/>
          <w:sz w:val="24"/>
          <w:szCs w:val="24"/>
          <w:rtl/>
        </w:rPr>
        <w:t xml:space="preserve">שהוא </w:t>
      </w:r>
      <w:r w:rsidRPr="002A4BB5">
        <w:rPr>
          <w:rFonts w:ascii="David" w:eastAsia="Times New Roman" w:hAnsi="David" w:cs="David"/>
          <w:sz w:val="24"/>
          <w:szCs w:val="24"/>
          <w:rtl/>
        </w:rPr>
        <w:t>הליבה של המערכת שלנו, גדולה הרבה יותר ממה שדינמו פשוט יכול לספק בתנאים הרגילים של רכיבה. גם פתרונות יצירתיים לשיפור ביצועי הדינמו או הוספת קבל לא הצליחו לספק את יציבות החשמל שהייתה נחוצה למערכת. ההבנה הזו הובילה אותנו לוותר על הניידות המוחלטת ולפנות לכיוון של שימוש בחיבור קבוע לשקע חשמלי, פתרון יציב ופשוט בהרבה</w:t>
      </w:r>
      <w:bookmarkEnd w:id="96"/>
      <w:bookmarkEnd w:id="97"/>
      <w:r w:rsidR="00936905">
        <w:rPr>
          <w:rFonts w:ascii="David" w:eastAsia="Times New Roman" w:hAnsi="David" w:cs="David"/>
          <w:sz w:val="24"/>
          <w:szCs w:val="24"/>
        </w:rPr>
        <w:t xml:space="preserve"> </w:t>
      </w:r>
      <w:r w:rsidR="00936905">
        <w:rPr>
          <w:rFonts w:ascii="David" w:eastAsia="Times New Roman" w:hAnsi="David" w:cs="David" w:hint="cs"/>
          <w:sz w:val="24"/>
          <w:szCs w:val="24"/>
          <w:rtl/>
        </w:rPr>
        <w:t>ואכן גם זמין ללקוח שלנו.</w:t>
      </w:r>
    </w:p>
    <w:p w14:paraId="0E634E1E" w14:textId="4BDA66B2" w:rsidR="00936905" w:rsidRPr="00750344" w:rsidRDefault="00936905" w:rsidP="00750344">
      <w:pPr>
        <w:bidi/>
        <w:ind w:left="360"/>
        <w:rPr>
          <w:rFonts w:ascii="David" w:eastAsia="Times New Roman" w:hAnsi="David" w:cs="David"/>
          <w:sz w:val="24"/>
          <w:szCs w:val="24"/>
          <w:rtl/>
        </w:rPr>
      </w:pPr>
      <w:bookmarkStart w:id="98" w:name="_Toc180748026"/>
      <w:bookmarkStart w:id="99" w:name="_Toc180771657"/>
      <w:r w:rsidRPr="002A4BB5">
        <w:rPr>
          <w:rFonts w:ascii="David" w:eastAsia="Times New Roman" w:hAnsi="David" w:cs="David"/>
          <w:sz w:val="24"/>
          <w:szCs w:val="24"/>
          <w:rtl/>
        </w:rPr>
        <w:t xml:space="preserve">כאשר נפתר נושא אספקת החשמל, עברנו לשלב הבחירה בסוג החיישן המתאים. </w:t>
      </w:r>
      <w:r>
        <w:rPr>
          <w:rFonts w:ascii="David" w:eastAsia="Times New Roman" w:hAnsi="David" w:cs="David" w:hint="cs"/>
          <w:sz w:val="24"/>
          <w:szCs w:val="24"/>
          <w:rtl/>
        </w:rPr>
        <w:t xml:space="preserve">על החיישן לזהות מעבר של פדל או איזשהו דסקה (של אופני כושר) ובכך לזהות סיבוב שבוצע. </w:t>
      </w:r>
      <w:r w:rsidRPr="002A4BB5">
        <w:rPr>
          <w:rFonts w:ascii="David" w:eastAsia="Times New Roman" w:hAnsi="David" w:cs="David"/>
          <w:sz w:val="24"/>
          <w:szCs w:val="24"/>
          <w:rtl/>
        </w:rPr>
        <w:t xml:space="preserve">ניתוח ראשוני </w:t>
      </w:r>
      <w:r w:rsidRPr="002A4BB5">
        <w:rPr>
          <w:rFonts w:ascii="David" w:eastAsia="Times New Roman" w:hAnsi="David" w:cs="David"/>
          <w:sz w:val="24"/>
          <w:szCs w:val="24"/>
          <w:rtl/>
        </w:rPr>
        <w:lastRenderedPageBreak/>
        <w:t xml:space="preserve">העלה שתי אפשרויות מרכזיות: חיישן </w:t>
      </w:r>
      <w:r>
        <w:rPr>
          <w:rFonts w:ascii="David" w:eastAsia="Times New Roman" w:hAnsi="David" w:cs="David" w:hint="cs"/>
          <w:sz w:val="24"/>
          <w:szCs w:val="24"/>
          <w:rtl/>
        </w:rPr>
        <w:t>אינפרה אדום</w:t>
      </w:r>
      <w:r w:rsidRPr="002A4BB5">
        <w:rPr>
          <w:rFonts w:ascii="David" w:eastAsia="Times New Roman" w:hAnsi="David" w:cs="David"/>
          <w:sz w:val="24"/>
          <w:szCs w:val="24"/>
          <w:rtl/>
        </w:rPr>
        <w:t xml:space="preserve"> או חיישן הול. החיישן </w:t>
      </w:r>
      <w:r>
        <w:rPr>
          <w:rFonts w:ascii="David" w:eastAsia="Times New Roman" w:hAnsi="David" w:cs="David" w:hint="cs"/>
          <w:sz w:val="24"/>
          <w:szCs w:val="24"/>
          <w:rtl/>
        </w:rPr>
        <w:t>האינפרה האדום</w:t>
      </w:r>
      <w:r>
        <w:rPr>
          <w:rFonts w:ascii="David" w:eastAsia="Times New Roman" w:hAnsi="David" w:cs="David"/>
          <w:sz w:val="24"/>
          <w:szCs w:val="24"/>
          <w:rtl/>
        </w:rPr>
        <w:t xml:space="preserve"> אמנם מציע </w:t>
      </w:r>
      <w:r>
        <w:rPr>
          <w:rFonts w:ascii="David" w:eastAsia="Times New Roman" w:hAnsi="David" w:cs="David" w:hint="cs"/>
          <w:sz w:val="24"/>
          <w:szCs w:val="24"/>
          <w:rtl/>
        </w:rPr>
        <w:t>מנגנון פשוט</w:t>
      </w:r>
      <w:r>
        <w:rPr>
          <w:rFonts w:ascii="David" w:eastAsia="Times New Roman" w:hAnsi="David" w:cs="David"/>
          <w:sz w:val="24"/>
          <w:szCs w:val="24"/>
          <w:rtl/>
        </w:rPr>
        <w:t xml:space="preserve"> </w:t>
      </w:r>
      <w:r>
        <w:rPr>
          <w:rFonts w:ascii="David" w:eastAsia="Times New Roman" w:hAnsi="David" w:cs="David" w:hint="cs"/>
          <w:sz w:val="24"/>
          <w:szCs w:val="24"/>
          <w:rtl/>
        </w:rPr>
        <w:t>ש</w:t>
      </w:r>
      <w:r w:rsidRPr="002A4BB5">
        <w:rPr>
          <w:rFonts w:ascii="David" w:eastAsia="Times New Roman" w:hAnsi="David" w:cs="David"/>
          <w:sz w:val="24"/>
          <w:szCs w:val="24"/>
          <w:rtl/>
        </w:rPr>
        <w:t xml:space="preserve">מבוסס על קרני אור לצורך מדידת סיבובי הפדל, אך </w:t>
      </w:r>
      <w:r>
        <w:rPr>
          <w:rFonts w:ascii="David" w:eastAsia="Times New Roman" w:hAnsi="David" w:cs="David" w:hint="cs"/>
          <w:sz w:val="24"/>
          <w:szCs w:val="24"/>
          <w:rtl/>
        </w:rPr>
        <w:t xml:space="preserve">יכול  </w:t>
      </w:r>
      <w:r w:rsidR="00BD746A">
        <w:rPr>
          <w:rFonts w:ascii="David" w:eastAsia="Times New Roman" w:hAnsi="David" w:cs="David" w:hint="cs"/>
          <w:sz w:val="24"/>
          <w:szCs w:val="24"/>
          <w:rtl/>
        </w:rPr>
        <w:t xml:space="preserve">להיות בעייתי בעקבות צבע המשטח שמחזיר את האור, ובגלל שאובייקטים נוספים שיעברו </w:t>
      </w:r>
      <w:r w:rsidR="004D0628">
        <w:rPr>
          <w:rFonts w:ascii="David" w:eastAsia="Times New Roman" w:hAnsi="David" w:cs="David" w:hint="cs"/>
          <w:sz w:val="24"/>
          <w:szCs w:val="24"/>
          <w:rtl/>
        </w:rPr>
        <w:t>בסמוך לו</w:t>
      </w:r>
      <w:r w:rsidR="00BD746A">
        <w:rPr>
          <w:rFonts w:ascii="David" w:eastAsia="Times New Roman" w:hAnsi="David" w:cs="David" w:hint="cs"/>
          <w:sz w:val="24"/>
          <w:szCs w:val="24"/>
          <w:rtl/>
        </w:rPr>
        <w:t xml:space="preserve"> יכשילו אותו</w:t>
      </w:r>
      <w:r>
        <w:rPr>
          <w:rFonts w:ascii="David" w:eastAsia="Times New Roman" w:hAnsi="David" w:cs="David" w:hint="cs"/>
          <w:sz w:val="24"/>
          <w:szCs w:val="24"/>
          <w:rtl/>
        </w:rPr>
        <w:t xml:space="preserve">. </w:t>
      </w:r>
      <w:r w:rsidRPr="002A4BB5">
        <w:rPr>
          <w:rFonts w:ascii="David" w:eastAsia="Times New Roman" w:hAnsi="David" w:cs="David"/>
          <w:sz w:val="24"/>
          <w:szCs w:val="24"/>
          <w:rtl/>
        </w:rPr>
        <w:t xml:space="preserve">לעומתו, חיישן הול </w:t>
      </w:r>
      <w:r w:rsidR="004D0628">
        <w:rPr>
          <w:rFonts w:ascii="David" w:eastAsia="Times New Roman" w:hAnsi="David" w:cs="David" w:hint="cs"/>
          <w:sz w:val="24"/>
          <w:szCs w:val="24"/>
          <w:rtl/>
        </w:rPr>
        <w:t xml:space="preserve">(ראה נספח ג') </w:t>
      </w:r>
      <w:r w:rsidRPr="002A4BB5">
        <w:rPr>
          <w:rFonts w:ascii="David" w:eastAsia="Times New Roman" w:hAnsi="David" w:cs="David"/>
          <w:sz w:val="24"/>
          <w:szCs w:val="24"/>
          <w:rtl/>
        </w:rPr>
        <w:t>זקוק רק לנוכחות שדה מגנטי ומאפשר התקנה פשוטה וקומפקטית – כך שנוכל להציב מגנט בצד אחד של הפדל וחיישן בצידו השני. הודות ליתרונות הניידות והגמישות שלו, החלטנו להמשיך עם חיישן הול. עם זאת, כאן ניצב בפנינו אתגר נוסף: האתגר היה לוודא שהחיישן יגיב באופן מדויק לכל סיבוב, גם במהירויות משתנות של הרכיבה.</w:t>
      </w:r>
      <w:r w:rsidR="00750344">
        <w:rPr>
          <w:rFonts w:ascii="David" w:eastAsia="Times New Roman" w:hAnsi="David" w:cs="David" w:hint="cs"/>
          <w:sz w:val="24"/>
          <w:szCs w:val="24"/>
          <w:rtl/>
        </w:rPr>
        <w:t xml:space="preserve"> כחלק מהניסוי גילינו </w:t>
      </w:r>
      <w:r w:rsidR="00750344" w:rsidRPr="00750344">
        <w:rPr>
          <w:rFonts w:ascii="David" w:eastAsia="Times New Roman" w:hAnsi="David" w:cs="David"/>
          <w:sz w:val="24"/>
          <w:szCs w:val="24"/>
          <w:rtl/>
        </w:rPr>
        <w:t>כי המרווח הדרוש הינו בין 2-</w:t>
      </w:r>
      <w:r w:rsidR="00750344">
        <w:rPr>
          <w:rFonts w:ascii="David" w:eastAsia="Times New Roman" w:hAnsi="David" w:cs="David" w:hint="cs"/>
          <w:sz w:val="24"/>
          <w:szCs w:val="24"/>
          <w:rtl/>
        </w:rPr>
        <w:t>5</w:t>
      </w:r>
      <w:r w:rsidR="00750344" w:rsidRPr="00750344">
        <w:rPr>
          <w:rFonts w:ascii="David" w:eastAsia="Times New Roman" w:hAnsi="David" w:cs="David"/>
          <w:sz w:val="24"/>
          <w:szCs w:val="24"/>
          <w:rtl/>
        </w:rPr>
        <w:t xml:space="preserve"> ס"מ תלוי בעוצמת המגנט. ככל שהמגנט יהיה חזק המרחק המתאפשר יהיה ארוך יותר. </w:t>
      </w:r>
      <w:r w:rsidRPr="002A4BB5">
        <w:rPr>
          <w:rFonts w:ascii="David" w:eastAsia="Times New Roman" w:hAnsi="David" w:cs="David"/>
          <w:sz w:val="24"/>
          <w:szCs w:val="24"/>
          <w:rtl/>
        </w:rPr>
        <w:t>היינו צריכים להוסיף מנגנוני סינון וקליברציה כדי להבטיח דיוק מרבי במצבים שונים</w:t>
      </w:r>
      <w:r w:rsidRPr="002A4BB5">
        <w:rPr>
          <w:rFonts w:ascii="David" w:eastAsia="Times New Roman" w:hAnsi="David" w:cs="David"/>
          <w:sz w:val="24"/>
          <w:szCs w:val="24"/>
        </w:rPr>
        <w:t>.</w:t>
      </w:r>
      <w:bookmarkEnd w:id="98"/>
      <w:bookmarkEnd w:id="99"/>
    </w:p>
    <w:p w14:paraId="3293C32C" w14:textId="2D905D17" w:rsidR="002A4BB5" w:rsidRPr="00351436" w:rsidRDefault="00254B74" w:rsidP="00351436">
      <w:pPr>
        <w:bidi/>
        <w:ind w:left="360"/>
        <w:rPr>
          <w:rFonts w:ascii="David" w:eastAsia="Times New Roman" w:hAnsi="David" w:cs="David"/>
          <w:sz w:val="24"/>
          <w:szCs w:val="24"/>
          <w:rtl/>
        </w:rPr>
      </w:pPr>
      <w:r>
        <w:rPr>
          <w:rFonts w:ascii="David" w:eastAsia="Times New Roman" w:hAnsi="David" w:cs="David" w:hint="cs"/>
          <w:sz w:val="24"/>
          <w:szCs w:val="24"/>
          <w:rtl/>
        </w:rPr>
        <w:t xml:space="preserve">לאחר הבחירה של אבני הייסוד, התחלנו בבניית התוכנה. החלק הראשוני היה הרמת התשתית (התקנות של חבילות) על הבקר. חווינו מעט קשיים כי קיבלנו את ה </w:t>
      </w:r>
      <w:r>
        <w:rPr>
          <w:rFonts w:ascii="David" w:eastAsia="Times New Roman" w:hAnsi="David" w:cs="David" w:hint="cs"/>
          <w:sz w:val="24"/>
          <w:szCs w:val="24"/>
        </w:rPr>
        <w:t>R</w:t>
      </w:r>
      <w:r>
        <w:rPr>
          <w:rFonts w:ascii="David" w:eastAsia="Times New Roman" w:hAnsi="David" w:cs="David"/>
          <w:sz w:val="24"/>
          <w:szCs w:val="24"/>
        </w:rPr>
        <w:t>aspberry Pi 5</w:t>
      </w:r>
      <w:r>
        <w:rPr>
          <w:rFonts w:ascii="David" w:eastAsia="Times New Roman" w:hAnsi="David" w:cs="David" w:hint="cs"/>
          <w:sz w:val="24"/>
          <w:szCs w:val="24"/>
          <w:rtl/>
        </w:rPr>
        <w:t xml:space="preserve"> כשהיה חדש בשוק ולא הייתה הרבה קהילה שהחזיקה בו והציפה את הבעיות , אך לבסוף הצלחנו. התחלנו בבניית סקריפט בסיסי </w:t>
      </w:r>
      <w:r w:rsidR="00036E2D">
        <w:rPr>
          <w:rFonts w:ascii="David" w:eastAsia="Times New Roman" w:hAnsi="David" w:cs="David" w:hint="cs"/>
          <w:sz w:val="24"/>
          <w:szCs w:val="24"/>
          <w:rtl/>
        </w:rPr>
        <w:t xml:space="preserve">בפייתון </w:t>
      </w:r>
      <w:r>
        <w:rPr>
          <w:rFonts w:ascii="David" w:eastAsia="Times New Roman" w:hAnsi="David" w:cs="David" w:hint="cs"/>
          <w:sz w:val="24"/>
          <w:szCs w:val="24"/>
          <w:rtl/>
        </w:rPr>
        <w:t xml:space="preserve">ליצירת קשר עם החיישן ואכן הצלחנו ! </w:t>
      </w:r>
      <w:r>
        <w:rPr>
          <w:rFonts w:ascii="David" w:eastAsia="Times New Roman" w:hAnsi="David" w:cs="David"/>
          <w:sz w:val="24"/>
          <w:szCs w:val="24"/>
        </w:rPr>
        <w:t xml:space="preserve"> </w:t>
      </w:r>
      <w:r>
        <w:rPr>
          <w:rFonts w:ascii="David" w:eastAsia="Times New Roman" w:hAnsi="David" w:cs="David"/>
          <w:sz w:val="24"/>
          <w:szCs w:val="24"/>
          <w:rtl/>
        </w:rPr>
        <w:br/>
      </w:r>
      <w:r>
        <w:rPr>
          <w:rFonts w:ascii="David" w:eastAsia="Times New Roman" w:hAnsi="David" w:cs="David" w:hint="cs"/>
          <w:sz w:val="24"/>
          <w:szCs w:val="24"/>
          <w:rtl/>
        </w:rPr>
        <w:t>שיפרנו את צורת העבודה שלנו כך שלא יעבוד בצורה שבה הוא דוגם כל פעם אלא מחכה לפסיקה (</w:t>
      </w:r>
      <w:r>
        <w:rPr>
          <w:rFonts w:ascii="David" w:eastAsia="Times New Roman" w:hAnsi="David" w:cs="David"/>
          <w:sz w:val="24"/>
          <w:szCs w:val="24"/>
        </w:rPr>
        <w:t>interrupt</w:t>
      </w:r>
      <w:r>
        <w:rPr>
          <w:rFonts w:ascii="David" w:eastAsia="Times New Roman" w:hAnsi="David" w:cs="David" w:hint="cs"/>
          <w:sz w:val="24"/>
          <w:szCs w:val="24"/>
          <w:rtl/>
        </w:rPr>
        <w:t>) , בצורה זאת יותר נכון לעשות דברים כאלה וגם אנחנו חוסכים בצריכת חשמל מיותרת ומשאירים את המעבד פנוי לפעולה עבור הגרפיקה שנצטרך לעבד.</w:t>
      </w:r>
      <w:bookmarkEnd w:id="92"/>
      <w:bookmarkEnd w:id="93"/>
    </w:p>
    <w:p w14:paraId="69B32DEC" w14:textId="22C4DFF9" w:rsidR="002A4BB5" w:rsidRDefault="002A4BB5" w:rsidP="00351436">
      <w:pPr>
        <w:bidi/>
        <w:ind w:left="360"/>
        <w:rPr>
          <w:rFonts w:ascii="David" w:eastAsia="Times New Roman" w:hAnsi="David" w:cs="David"/>
          <w:sz w:val="24"/>
          <w:szCs w:val="24"/>
          <w:rtl/>
        </w:rPr>
      </w:pPr>
      <w:bookmarkStart w:id="100" w:name="_Toc180748027"/>
      <w:bookmarkStart w:id="101" w:name="_Toc180771658"/>
      <w:r w:rsidRPr="002A4BB5">
        <w:rPr>
          <w:rFonts w:ascii="David" w:eastAsia="Times New Roman" w:hAnsi="David" w:cs="David"/>
          <w:sz w:val="24"/>
          <w:szCs w:val="24"/>
          <w:rtl/>
        </w:rPr>
        <w:t>השלב הבא היה תכנון ממשק המשתמש, שאותו נדרשנו לפתח כך שיאפשר למשתמשים לעקוב בזמן אמת אחר נתוני הסיבובים והביצועים</w:t>
      </w:r>
      <w:r w:rsidR="00750344">
        <w:rPr>
          <w:rFonts w:ascii="David" w:eastAsia="Times New Roman" w:hAnsi="David" w:cs="David" w:hint="cs"/>
          <w:sz w:val="24"/>
          <w:szCs w:val="24"/>
          <w:rtl/>
        </w:rPr>
        <w:t xml:space="preserve"> וכל זאת צריך לעשות בצורה נוחה וקלה למשתמש ולהיות מותאמת למשתמשים מאותגרים טכנוגלוגית</w:t>
      </w:r>
      <w:r w:rsidRPr="002A4BB5">
        <w:rPr>
          <w:rFonts w:ascii="David" w:eastAsia="Times New Roman" w:hAnsi="David" w:cs="David"/>
          <w:sz w:val="24"/>
          <w:szCs w:val="24"/>
          <w:rtl/>
        </w:rPr>
        <w:t>. בתחילה, התחלנו עם ממשק מבוסס פייתון, אך התוצאות לא היו משביעות רצון: איכות התצוגה הייתה נמוכה, ונדרש מאמץ רב כדי להשיג חוויית משתמש נוחה. כחלופה, פנינו ל</w:t>
      </w:r>
      <w:r w:rsidRPr="002A4BB5">
        <w:rPr>
          <w:rFonts w:ascii="David" w:eastAsia="Times New Roman" w:hAnsi="David" w:cs="David"/>
          <w:sz w:val="24"/>
          <w:szCs w:val="24"/>
        </w:rPr>
        <w:t xml:space="preserve">-React – </w:t>
      </w:r>
      <w:r w:rsidRPr="002A4BB5">
        <w:rPr>
          <w:rFonts w:ascii="David" w:eastAsia="Times New Roman" w:hAnsi="David" w:cs="David"/>
          <w:sz w:val="24"/>
          <w:szCs w:val="24"/>
          <w:rtl/>
        </w:rPr>
        <w:t>ספריית פיתוח אתרי אינטרנט חזקה המאפשרת ממשק משתמש עשיר ואינטראקטיבי, התומך גם בשימוש בגרפים, הנפשות ויכולות נוספות שמתאימות למעקב אחרי נתונים בזמן אמת. בחירה זו אפשרה לנו ליצור ממשק גמיש, שניתן לשדרוג בהתאם לדרישות הפרויקט שצצו בהמשך הדרך</w:t>
      </w:r>
      <w:r w:rsidRPr="002A4BB5">
        <w:rPr>
          <w:rFonts w:ascii="David" w:eastAsia="Times New Roman" w:hAnsi="David" w:cs="David"/>
          <w:sz w:val="24"/>
          <w:szCs w:val="24"/>
        </w:rPr>
        <w:t>.</w:t>
      </w:r>
      <w:bookmarkEnd w:id="100"/>
      <w:bookmarkEnd w:id="101"/>
    </w:p>
    <w:p w14:paraId="681BD453" w14:textId="0DC93A25" w:rsidR="00036E2D" w:rsidRDefault="00036E2D" w:rsidP="00036E2D">
      <w:pPr>
        <w:bidi/>
        <w:ind w:left="360"/>
        <w:rPr>
          <w:rFonts w:ascii="David" w:eastAsia="Times New Roman" w:hAnsi="David" w:cs="David"/>
          <w:sz w:val="24"/>
          <w:szCs w:val="24"/>
          <w:rtl/>
        </w:rPr>
      </w:pPr>
      <w:r>
        <w:rPr>
          <w:rFonts w:ascii="David" w:eastAsia="Times New Roman" w:hAnsi="David" w:cs="David" w:hint="cs"/>
          <w:sz w:val="24"/>
          <w:szCs w:val="24"/>
          <w:rtl/>
        </w:rPr>
        <w:t xml:space="preserve">במהלך הדרך נדרשנו גם ליצור אינטגרציה של ממשק המשתמש המבוסס </w:t>
      </w:r>
      <w:r>
        <w:rPr>
          <w:rFonts w:ascii="David" w:eastAsia="Times New Roman" w:hAnsi="David" w:cs="David"/>
          <w:sz w:val="24"/>
          <w:szCs w:val="24"/>
        </w:rPr>
        <w:t>React</w:t>
      </w:r>
      <w:r>
        <w:rPr>
          <w:rFonts w:ascii="David" w:eastAsia="Times New Roman" w:hAnsi="David" w:cs="David" w:hint="cs"/>
          <w:sz w:val="24"/>
          <w:szCs w:val="24"/>
          <w:rtl/>
        </w:rPr>
        <w:t xml:space="preserve"> עם סקריפט הפייתון שלנו . בחרנו בצורת תקשורת של סוקט בין השניים, סוקט </w:t>
      </w:r>
      <w:r w:rsidRPr="00036E2D">
        <w:rPr>
          <w:rFonts w:ascii="David" w:eastAsia="Times New Roman" w:hAnsi="David" w:cs="David"/>
          <w:sz w:val="24"/>
          <w:szCs w:val="24"/>
          <w:rtl/>
        </w:rPr>
        <w:t>הוא מנגנון תקשורת שמאפשר חיבור ישיר בין שני תהליכים או יישומים שונים</w:t>
      </w:r>
      <w:r>
        <w:rPr>
          <w:rFonts w:ascii="David" w:eastAsia="Times New Roman" w:hAnsi="David" w:cs="David" w:hint="cs"/>
          <w:sz w:val="24"/>
          <w:szCs w:val="24"/>
          <w:rtl/>
        </w:rPr>
        <w:t xml:space="preserve"> </w:t>
      </w:r>
      <w:r w:rsidRPr="00036E2D">
        <w:rPr>
          <w:rFonts w:ascii="David" w:eastAsia="Times New Roman" w:hAnsi="David" w:cs="David"/>
          <w:sz w:val="24"/>
          <w:szCs w:val="24"/>
          <w:rtl/>
        </w:rPr>
        <w:t>דרך רשת, כדי לשלוח ולקבל נתונים בזמן אמת בצורה דו-כיוונית</w:t>
      </w:r>
      <w:r>
        <w:rPr>
          <w:rFonts w:ascii="David" w:eastAsia="Times New Roman" w:hAnsi="David" w:cs="David" w:hint="cs"/>
          <w:sz w:val="24"/>
          <w:szCs w:val="24"/>
          <w:rtl/>
        </w:rPr>
        <w:t>. כל שהיה עלינו להסכים לכאורה הוא על צורת הדיבור (מה ישלח ומה יתקבל ומתי) ועל איזה מספר סוקט נעבוד. לאחר שבחרנו את כל אלה, ניסנו להקים תקשורת. אך נתקלנו בבעיה שהמידע מתקבל בצורה פגומה או לא מתקבל כלל, או שמתקבל לא בקצב הרצוי.</w:t>
      </w:r>
      <w:r>
        <w:rPr>
          <w:rFonts w:ascii="David" w:eastAsia="Times New Roman" w:hAnsi="David" w:cs="David"/>
          <w:sz w:val="24"/>
          <w:szCs w:val="24"/>
          <w:rtl/>
        </w:rPr>
        <w:br/>
      </w:r>
      <w:r>
        <w:rPr>
          <w:rFonts w:ascii="David" w:eastAsia="Times New Roman" w:hAnsi="David" w:cs="David" w:hint="cs"/>
          <w:sz w:val="24"/>
          <w:szCs w:val="24"/>
          <w:rtl/>
        </w:rPr>
        <w:t xml:space="preserve">מה שגילינו הוא שהשימוש בסיפריית </w:t>
      </w:r>
      <w:r>
        <w:rPr>
          <w:rFonts w:ascii="David" w:eastAsia="Times New Roman" w:hAnsi="David" w:cs="David" w:hint="cs"/>
          <w:sz w:val="24"/>
          <w:szCs w:val="24"/>
        </w:rPr>
        <w:t>S</w:t>
      </w:r>
      <w:r>
        <w:rPr>
          <w:rFonts w:ascii="David" w:eastAsia="Times New Roman" w:hAnsi="David" w:cs="David"/>
          <w:sz w:val="24"/>
          <w:szCs w:val="24"/>
        </w:rPr>
        <w:t>ocket</w:t>
      </w:r>
      <w:r>
        <w:rPr>
          <w:rFonts w:ascii="David" w:eastAsia="Times New Roman" w:hAnsi="David" w:cs="David" w:hint="cs"/>
          <w:sz w:val="24"/>
          <w:szCs w:val="24"/>
          <w:rtl/>
        </w:rPr>
        <w:t xml:space="preserve"> הרגילה אינו מספיק בשבילנו ועלינו להשתמש בסיפריית </w:t>
      </w:r>
      <w:r>
        <w:rPr>
          <w:rFonts w:ascii="David" w:eastAsia="Times New Roman" w:hAnsi="David" w:cs="David"/>
          <w:sz w:val="24"/>
          <w:szCs w:val="24"/>
        </w:rPr>
        <w:t>websocket</w:t>
      </w:r>
      <w:r>
        <w:rPr>
          <w:rFonts w:ascii="David" w:eastAsia="Times New Roman" w:hAnsi="David" w:cs="David" w:hint="cs"/>
          <w:sz w:val="24"/>
          <w:szCs w:val="24"/>
          <w:rtl/>
        </w:rPr>
        <w:t xml:space="preserve"> שתומכת בקצבים מהירים יותר ויותר בשימוש באפליקציות רשת (</w:t>
      </w:r>
      <w:r>
        <w:rPr>
          <w:rFonts w:ascii="David" w:eastAsia="Times New Roman" w:hAnsi="David" w:cs="David" w:hint="cs"/>
          <w:sz w:val="24"/>
          <w:szCs w:val="24"/>
        </w:rPr>
        <w:t>R</w:t>
      </w:r>
      <w:r>
        <w:rPr>
          <w:rFonts w:ascii="David" w:eastAsia="Times New Roman" w:hAnsi="David" w:cs="David"/>
          <w:sz w:val="24"/>
          <w:szCs w:val="24"/>
        </w:rPr>
        <w:t>ea</w:t>
      </w:r>
      <w:r w:rsidR="00D0736E">
        <w:rPr>
          <w:rFonts w:ascii="David" w:eastAsia="Times New Roman" w:hAnsi="David" w:cs="David"/>
          <w:sz w:val="24"/>
          <w:szCs w:val="24"/>
        </w:rPr>
        <w:t>c</w:t>
      </w:r>
      <w:r>
        <w:rPr>
          <w:rFonts w:ascii="David" w:eastAsia="Times New Roman" w:hAnsi="David" w:cs="David"/>
          <w:sz w:val="24"/>
          <w:szCs w:val="24"/>
        </w:rPr>
        <w:t>t</w:t>
      </w:r>
      <w:r>
        <w:rPr>
          <w:rFonts w:ascii="David" w:eastAsia="Times New Roman" w:hAnsi="David" w:cs="David" w:hint="cs"/>
          <w:sz w:val="24"/>
          <w:szCs w:val="24"/>
          <w:rtl/>
        </w:rPr>
        <w:t xml:space="preserve"> שלנו) . לשם כך היה עלינו לשכתב מעת את הקוד בפייתון כדי לעשות זאת </w:t>
      </w:r>
      <w:r w:rsidR="00B04842">
        <w:rPr>
          <w:rFonts w:ascii="David" w:eastAsia="Times New Roman" w:hAnsi="David" w:cs="David" w:hint="cs"/>
          <w:sz w:val="24"/>
          <w:szCs w:val="24"/>
          <w:rtl/>
        </w:rPr>
        <w:t>אך לבסוף הצלחנו.</w:t>
      </w:r>
    </w:p>
    <w:p w14:paraId="1CB7F2B5" w14:textId="59EDAE73" w:rsidR="00B04842" w:rsidRPr="00D0736E" w:rsidRDefault="00B04842" w:rsidP="00B04842">
      <w:pPr>
        <w:bidi/>
        <w:ind w:left="360"/>
        <w:rPr>
          <w:rFonts w:ascii="David" w:eastAsia="Times New Roman" w:hAnsi="David" w:cs="David"/>
          <w:sz w:val="24"/>
          <w:szCs w:val="24"/>
          <w:rtl/>
        </w:rPr>
      </w:pPr>
      <w:r>
        <w:rPr>
          <w:rFonts w:ascii="David" w:eastAsia="Times New Roman" w:hAnsi="David" w:cs="David" w:hint="cs"/>
          <w:sz w:val="24"/>
          <w:szCs w:val="24"/>
          <w:rtl/>
        </w:rPr>
        <w:t>חלק מתכנון ממשק המשתמש, נדרשנו בתחילת הדרך לספק סרטוני וידאו להנעים את זמן פעילות המשתמש. אך כיוון שהמשתמש אינו מחובר לאינטרנט, משמע ספריית הוידאו לא תתעדכן בשום דרך. מעבר לכך, סרט הוא משהו די אישי לבחירת אדם כך שלא ניתן לדעת מה ירצה כל משתמש לראות. מעבר לכך זה ידרוש מהמשתמש להתחיל בהתעסקות של בחירת סרט. לכן הצענו ללקוח שנעשה תמונה שתיחשף בהדרגתיות בהתאם לפעילות המשתמש . היחשפות התמונה תימשך 256 שניות של פעילות . בכל פעם ייחש</w:t>
      </w:r>
      <w:r>
        <w:rPr>
          <w:rFonts w:ascii="David" w:eastAsia="Times New Roman" w:hAnsi="David" w:cs="David" w:hint="eastAsia"/>
          <w:sz w:val="24"/>
          <w:szCs w:val="24"/>
          <w:rtl/>
        </w:rPr>
        <w:t>ף</w:t>
      </w:r>
      <w:r>
        <w:rPr>
          <w:rFonts w:ascii="David" w:eastAsia="Times New Roman" w:hAnsi="David" w:cs="David" w:hint="cs"/>
          <w:sz w:val="24"/>
          <w:szCs w:val="24"/>
          <w:rtl/>
        </w:rPr>
        <w:t xml:space="preserve"> מרובע קטן בצורה רנדומלית וייצור סקרנות ורצון להמשיך במשתמש. </w:t>
      </w:r>
      <w:r w:rsidR="00447276">
        <w:rPr>
          <w:rFonts w:ascii="David" w:eastAsia="Times New Roman" w:hAnsi="David" w:cs="David" w:hint="cs"/>
          <w:sz w:val="24"/>
          <w:szCs w:val="24"/>
          <w:rtl/>
        </w:rPr>
        <w:t>בחרנו לעשות את סט התמונות שלנו כרגע כקבוע לתמונות של מפורסמים בישראל. כדי להשיג את התמונות של המפורסמים לא רצינו להסתובב ברחבי הרשת ולהוריד תמונות, לכן בנינו סקריפט שמסוגל לקבל כקלט רשימה של מקומות/שמות של אנשים ולחפש אותם בוויקיפדיה ולהוריד את התמונה ולשמור בתיקייה. הכלי הזה קיצר לנו את זמן העבודה משמעותית ויוכל גם לשמש את הלקוח או את המפתח ברגע שיתבקש לשדרג את סט התמונות.</w:t>
      </w:r>
      <w:r>
        <w:rPr>
          <w:rFonts w:ascii="David" w:eastAsia="Times New Roman" w:hAnsi="David" w:cs="David"/>
          <w:sz w:val="24"/>
          <w:szCs w:val="24"/>
          <w:rtl/>
        </w:rPr>
        <w:br/>
      </w:r>
      <w:r>
        <w:rPr>
          <w:rFonts w:ascii="David" w:eastAsia="Times New Roman" w:hAnsi="David" w:cs="David" w:hint="cs"/>
          <w:sz w:val="24"/>
          <w:szCs w:val="24"/>
          <w:rtl/>
        </w:rPr>
        <w:t xml:space="preserve">כשייצרנו את </w:t>
      </w:r>
      <w:r w:rsidR="00D0736E">
        <w:rPr>
          <w:rFonts w:ascii="David" w:eastAsia="Times New Roman" w:hAnsi="David" w:cs="David" w:hint="cs"/>
          <w:sz w:val="24"/>
          <w:szCs w:val="24"/>
          <w:rtl/>
        </w:rPr>
        <w:t xml:space="preserve">הפיצ'ר הזה נתקלנו בבעיה טכנית, שאנחנו לא מסוגלים לגשת לתמונה, וקופצת </w:t>
      </w:r>
      <w:r w:rsidR="00D0736E">
        <w:rPr>
          <w:rFonts w:ascii="David" w:eastAsia="Times New Roman" w:hAnsi="David" w:cs="David" w:hint="cs"/>
          <w:sz w:val="24"/>
          <w:szCs w:val="24"/>
          <w:rtl/>
        </w:rPr>
        <w:lastRenderedPageBreak/>
        <w:t xml:space="preserve">שגיאה. ניסנו לפתור את הבעיה במשך זמן רב, כדי שנוכל להריץ את זה וליהנות מהפיצ'ר הזה אך לא הצלחנו לכן מצאנו חלופה אחרת שנמצאה אך כטובה יותר. עד לאותו פרק זמן היינו מריצים בעצם אפליקציה מובנת למחשב של </w:t>
      </w:r>
      <w:r w:rsidR="00D0736E">
        <w:rPr>
          <w:rFonts w:ascii="David" w:eastAsia="Times New Roman" w:hAnsi="David" w:cs="David" w:hint="cs"/>
          <w:sz w:val="24"/>
          <w:szCs w:val="24"/>
        </w:rPr>
        <w:t>T</w:t>
      </w:r>
      <w:r w:rsidR="00D0736E">
        <w:rPr>
          <w:rFonts w:ascii="David" w:eastAsia="Times New Roman" w:hAnsi="David" w:cs="David"/>
          <w:sz w:val="24"/>
          <w:szCs w:val="24"/>
        </w:rPr>
        <w:t>auri</w:t>
      </w:r>
      <w:r w:rsidR="00D0736E">
        <w:rPr>
          <w:rFonts w:ascii="David" w:eastAsia="Times New Roman" w:hAnsi="David" w:cs="David" w:hint="cs"/>
          <w:sz w:val="24"/>
          <w:szCs w:val="24"/>
          <w:rtl/>
        </w:rPr>
        <w:t xml:space="preserve"> שבעצם אפשרה להריץ את תוכן ה </w:t>
      </w:r>
      <w:r w:rsidR="00D0736E">
        <w:rPr>
          <w:rFonts w:ascii="David" w:eastAsia="Times New Roman" w:hAnsi="David" w:cs="David"/>
          <w:sz w:val="24"/>
          <w:szCs w:val="24"/>
        </w:rPr>
        <w:t>React</w:t>
      </w:r>
      <w:r w:rsidR="00D0736E">
        <w:rPr>
          <w:rFonts w:ascii="David" w:eastAsia="Times New Roman" w:hAnsi="David" w:cs="David" w:hint="cs"/>
          <w:sz w:val="24"/>
          <w:szCs w:val="24"/>
          <w:rtl/>
        </w:rPr>
        <w:t xml:space="preserve"> בתצורה של תוכנה. אך בגלל הבעיה שצפה לנו חזרנו להריץ את זה בדפדפן, ועל תצוגת מסך מלא. מה שלבסוף התגלה כהרבה יותר טוב. הריצה בדפדפן לא דורשת בנייה מחדש של הקוד בכל פעם שיש עדכון תוכנה, גם עולה יותר מהר וגם לא מעמיסה על המכשיר כפי שהאפליקציה דורשת.</w:t>
      </w:r>
    </w:p>
    <w:p w14:paraId="19F5A6C1" w14:textId="77777777" w:rsidR="002A4BB5" w:rsidRPr="002A4BB5" w:rsidRDefault="002A4BB5" w:rsidP="00351436">
      <w:pPr>
        <w:bidi/>
        <w:ind w:left="360"/>
        <w:rPr>
          <w:rFonts w:ascii="David" w:eastAsia="Times New Roman" w:hAnsi="David" w:cs="David"/>
          <w:sz w:val="24"/>
          <w:szCs w:val="24"/>
          <w:rtl/>
        </w:rPr>
      </w:pPr>
    </w:p>
    <w:p w14:paraId="275A561A" w14:textId="2BC2C534" w:rsidR="00E10280" w:rsidRDefault="002A4BB5" w:rsidP="00750344">
      <w:pPr>
        <w:bidi/>
        <w:ind w:left="360"/>
        <w:rPr>
          <w:rFonts w:ascii="David" w:eastAsia="Times New Roman" w:hAnsi="David" w:cs="David"/>
          <w:sz w:val="24"/>
          <w:szCs w:val="24"/>
          <w:rtl/>
        </w:rPr>
      </w:pPr>
      <w:bookmarkStart w:id="102" w:name="_Toc180748028"/>
      <w:bookmarkStart w:id="103" w:name="_Toc180771659"/>
      <w:r w:rsidRPr="002A4BB5">
        <w:rPr>
          <w:rFonts w:ascii="David" w:eastAsia="Times New Roman" w:hAnsi="David" w:cs="David"/>
          <w:sz w:val="24"/>
          <w:szCs w:val="24"/>
          <w:rtl/>
        </w:rPr>
        <w:t>במקביל, עמדנו מול אתגרי עיצוב מכניים של המכשיר. היינו צריכים לתכנן מארז שיכיל את כל הרכיבים בצורה מאורגנת, כך שהמסך, הכבלים וה</w:t>
      </w:r>
      <w:r w:rsidR="00750344">
        <w:rPr>
          <w:rFonts w:ascii="David" w:eastAsia="Times New Roman" w:hAnsi="David" w:cs="David" w:hint="cs"/>
          <w:sz w:val="24"/>
          <w:szCs w:val="24"/>
          <w:rtl/>
        </w:rPr>
        <w:t xml:space="preserve">בקר </w:t>
      </w:r>
      <w:r w:rsidRPr="002A4BB5">
        <w:rPr>
          <w:rFonts w:ascii="David" w:eastAsia="Times New Roman" w:hAnsi="David" w:cs="David"/>
          <w:sz w:val="24"/>
          <w:szCs w:val="24"/>
          <w:rtl/>
        </w:rPr>
        <w:t>יהיו מוגנים ועם זאת נגישים. נוסף על כך, עלינו לוודא שהמארז יתאים לפדלים ולא יפריע לתנועה שלהם. להתמודד עם האתגרים הללו, החלטנו על פתרון של הדפסת אבטיפוסים במדפסת תלת-ממד. יצרנו כמה וכמה גרסאות של הקופסה עד שהגענו לתוצאה אופטימלית, שכללה מיקום מושכל של כל רכיב, נוחות הרכבה וגישה לתחזוקה עתידית</w:t>
      </w:r>
      <w:r w:rsidRPr="002A4BB5">
        <w:rPr>
          <w:rFonts w:ascii="David" w:eastAsia="Times New Roman" w:hAnsi="David" w:cs="David"/>
          <w:sz w:val="24"/>
          <w:szCs w:val="24"/>
        </w:rPr>
        <w:t>.</w:t>
      </w:r>
      <w:bookmarkEnd w:id="102"/>
      <w:bookmarkEnd w:id="103"/>
      <w:r w:rsidR="00750344">
        <w:rPr>
          <w:rFonts w:ascii="David" w:eastAsia="Times New Roman" w:hAnsi="David" w:cs="David" w:hint="cs"/>
          <w:sz w:val="24"/>
          <w:szCs w:val="24"/>
          <w:rtl/>
        </w:rPr>
        <w:t xml:space="preserve"> ובנוסף נדרשנו להגביהה את המסך לגובה של מטר לפחות כדי שהמשתמש יוכל לצפות בו.</w:t>
      </w:r>
      <w:r w:rsidR="00750344">
        <w:rPr>
          <w:rFonts w:ascii="David" w:eastAsia="Times New Roman" w:hAnsi="David" w:cs="David"/>
          <w:sz w:val="24"/>
          <w:szCs w:val="24"/>
          <w:rtl/>
        </w:rPr>
        <w:t xml:space="preserve"> </w:t>
      </w:r>
      <w:r w:rsidR="00750344">
        <w:rPr>
          <w:rFonts w:ascii="David" w:eastAsia="Times New Roman" w:hAnsi="David" w:cs="David" w:hint="cs"/>
          <w:sz w:val="24"/>
          <w:szCs w:val="24"/>
          <w:rtl/>
        </w:rPr>
        <w:t>לשם כך רכשנו זרוע גמישה וארוכה במיוחד שתאחוז את המארז כולו.</w:t>
      </w:r>
      <w:bookmarkStart w:id="104" w:name="_Toc180748029"/>
      <w:bookmarkStart w:id="105" w:name="_Toc180771660"/>
      <w:r w:rsidR="00750344">
        <w:rPr>
          <w:rFonts w:ascii="David" w:eastAsia="Times New Roman" w:hAnsi="David" w:cs="David"/>
          <w:sz w:val="24"/>
          <w:szCs w:val="24"/>
          <w:rtl/>
        </w:rPr>
        <w:br/>
      </w:r>
      <w:r w:rsidRPr="002A4BB5">
        <w:rPr>
          <w:rFonts w:ascii="David" w:eastAsia="Times New Roman" w:hAnsi="David" w:cs="David"/>
          <w:sz w:val="24"/>
          <w:szCs w:val="24"/>
          <w:rtl/>
        </w:rPr>
        <w:t>לבסוף, למרות ההישגים, הופיעו גם אתגרים טכניים בלתי צפויים. לדוגמה, חום שנוצר בתוך הקופסה השפיע על חיישן ההול, ולכן הוספנו פתחי אוורור לתוך העיצוב, וגם</w:t>
      </w:r>
      <w:r>
        <w:rPr>
          <w:rFonts w:ascii="David" w:eastAsia="Times New Roman" w:hAnsi="David" w:cs="David" w:hint="cs"/>
          <w:sz w:val="24"/>
          <w:szCs w:val="24"/>
          <w:rtl/>
        </w:rPr>
        <w:t xml:space="preserve"> מאוורר ומוליך חום למעבד</w:t>
      </w:r>
      <w:r w:rsidRPr="002A4BB5">
        <w:rPr>
          <w:rFonts w:ascii="David" w:eastAsia="Times New Roman" w:hAnsi="David" w:cs="David"/>
          <w:sz w:val="24"/>
          <w:szCs w:val="24"/>
          <w:rtl/>
        </w:rPr>
        <w:t>. כל אלה היו חלק מתהליך פיתוח מורכב, שבו כל אתגר דרש חשיבה יצירתית והתאמות לפי הצורך.</w:t>
      </w:r>
      <w:bookmarkEnd w:id="104"/>
      <w:bookmarkEnd w:id="105"/>
    </w:p>
    <w:p w14:paraId="7B694B53" w14:textId="252BB8A5" w:rsidR="003F666F" w:rsidRDefault="003F666F" w:rsidP="003F666F">
      <w:pPr>
        <w:bidi/>
        <w:spacing w:line="276" w:lineRule="auto"/>
        <w:outlineLvl w:val="0"/>
        <w:rPr>
          <w:rFonts w:ascii="David" w:eastAsia="Times New Roman" w:hAnsi="David" w:cs="David"/>
          <w:sz w:val="24"/>
          <w:szCs w:val="24"/>
          <w:rtl/>
        </w:rPr>
      </w:pPr>
    </w:p>
    <w:p w14:paraId="19576112" w14:textId="695D9905" w:rsidR="00023974" w:rsidRDefault="00023974" w:rsidP="00023974">
      <w:pPr>
        <w:bidi/>
        <w:spacing w:line="276" w:lineRule="auto"/>
        <w:outlineLvl w:val="0"/>
        <w:rPr>
          <w:rFonts w:ascii="David" w:eastAsia="Times New Roman" w:hAnsi="David" w:cs="David"/>
          <w:sz w:val="24"/>
          <w:szCs w:val="24"/>
          <w:rtl/>
        </w:rPr>
      </w:pPr>
    </w:p>
    <w:p w14:paraId="46C44A01" w14:textId="1CA62207" w:rsidR="00023974" w:rsidRDefault="00023974" w:rsidP="00023974">
      <w:pPr>
        <w:bidi/>
        <w:spacing w:line="276" w:lineRule="auto"/>
        <w:outlineLvl w:val="0"/>
        <w:rPr>
          <w:rFonts w:ascii="David" w:eastAsia="Times New Roman" w:hAnsi="David" w:cs="David"/>
          <w:sz w:val="24"/>
          <w:szCs w:val="24"/>
          <w:rtl/>
        </w:rPr>
      </w:pPr>
    </w:p>
    <w:p w14:paraId="2C7431B3" w14:textId="38C302A9" w:rsidR="00023974" w:rsidRDefault="00023974" w:rsidP="00023974">
      <w:pPr>
        <w:bidi/>
        <w:spacing w:line="276" w:lineRule="auto"/>
        <w:outlineLvl w:val="0"/>
        <w:rPr>
          <w:rFonts w:ascii="David" w:eastAsia="Times New Roman" w:hAnsi="David" w:cs="David"/>
          <w:sz w:val="24"/>
          <w:szCs w:val="24"/>
          <w:rtl/>
        </w:rPr>
      </w:pPr>
    </w:p>
    <w:p w14:paraId="2C49E61C" w14:textId="4E9592AC" w:rsidR="00023974" w:rsidRDefault="00023974" w:rsidP="00023974">
      <w:pPr>
        <w:bidi/>
        <w:spacing w:line="276" w:lineRule="auto"/>
        <w:outlineLvl w:val="0"/>
        <w:rPr>
          <w:rFonts w:ascii="David" w:eastAsia="Times New Roman" w:hAnsi="David" w:cs="David"/>
          <w:sz w:val="24"/>
          <w:szCs w:val="24"/>
          <w:rtl/>
        </w:rPr>
      </w:pPr>
    </w:p>
    <w:p w14:paraId="5B28A886" w14:textId="68438416" w:rsidR="00023974" w:rsidRDefault="00023974" w:rsidP="00023974">
      <w:pPr>
        <w:bidi/>
        <w:spacing w:line="276" w:lineRule="auto"/>
        <w:outlineLvl w:val="0"/>
        <w:rPr>
          <w:rFonts w:ascii="David" w:eastAsia="Times New Roman" w:hAnsi="David" w:cs="David"/>
          <w:sz w:val="24"/>
          <w:szCs w:val="24"/>
          <w:rtl/>
        </w:rPr>
      </w:pPr>
    </w:p>
    <w:p w14:paraId="012F2B4B" w14:textId="1F01A53D" w:rsidR="00023974" w:rsidRDefault="00023974" w:rsidP="00023974">
      <w:pPr>
        <w:bidi/>
        <w:spacing w:line="276" w:lineRule="auto"/>
        <w:outlineLvl w:val="0"/>
        <w:rPr>
          <w:rFonts w:ascii="David" w:eastAsia="Times New Roman" w:hAnsi="David" w:cs="David"/>
          <w:sz w:val="24"/>
          <w:szCs w:val="24"/>
          <w:rtl/>
        </w:rPr>
      </w:pPr>
    </w:p>
    <w:p w14:paraId="1D2CD96C" w14:textId="16EE11D9" w:rsidR="00023974" w:rsidRDefault="00023974" w:rsidP="00023974">
      <w:pPr>
        <w:bidi/>
        <w:spacing w:line="276" w:lineRule="auto"/>
        <w:outlineLvl w:val="0"/>
        <w:rPr>
          <w:rFonts w:ascii="David" w:eastAsia="Times New Roman" w:hAnsi="David" w:cs="David"/>
          <w:sz w:val="24"/>
          <w:szCs w:val="24"/>
          <w:rtl/>
        </w:rPr>
      </w:pPr>
    </w:p>
    <w:p w14:paraId="462F7112" w14:textId="0FDBCD21" w:rsidR="00750344" w:rsidRDefault="00750344" w:rsidP="00750344">
      <w:pPr>
        <w:bidi/>
        <w:spacing w:line="276" w:lineRule="auto"/>
        <w:outlineLvl w:val="0"/>
        <w:rPr>
          <w:rFonts w:ascii="David" w:eastAsia="Times New Roman" w:hAnsi="David" w:cs="David"/>
          <w:sz w:val="24"/>
          <w:szCs w:val="24"/>
          <w:rtl/>
        </w:rPr>
      </w:pPr>
    </w:p>
    <w:p w14:paraId="7E5918FE" w14:textId="2EBDFFEB" w:rsidR="00750344" w:rsidRDefault="00750344" w:rsidP="00750344">
      <w:pPr>
        <w:bidi/>
        <w:spacing w:line="276" w:lineRule="auto"/>
        <w:outlineLvl w:val="0"/>
        <w:rPr>
          <w:rFonts w:ascii="David" w:eastAsia="Times New Roman" w:hAnsi="David" w:cs="David"/>
          <w:sz w:val="24"/>
          <w:szCs w:val="24"/>
          <w:rtl/>
        </w:rPr>
      </w:pPr>
    </w:p>
    <w:p w14:paraId="4A0FAE84" w14:textId="64A88EE5" w:rsidR="00750344" w:rsidRDefault="00750344" w:rsidP="00750344">
      <w:pPr>
        <w:bidi/>
        <w:spacing w:line="276" w:lineRule="auto"/>
        <w:outlineLvl w:val="0"/>
        <w:rPr>
          <w:rFonts w:ascii="David" w:eastAsia="Times New Roman" w:hAnsi="David" w:cs="David"/>
          <w:sz w:val="24"/>
          <w:szCs w:val="24"/>
          <w:rtl/>
        </w:rPr>
      </w:pPr>
    </w:p>
    <w:p w14:paraId="317EE1ED" w14:textId="684AF883" w:rsidR="00750344" w:rsidRDefault="00750344" w:rsidP="00750344">
      <w:pPr>
        <w:bidi/>
        <w:spacing w:line="276" w:lineRule="auto"/>
        <w:outlineLvl w:val="0"/>
        <w:rPr>
          <w:rFonts w:ascii="David" w:eastAsia="Times New Roman" w:hAnsi="David" w:cs="David"/>
          <w:sz w:val="24"/>
          <w:szCs w:val="24"/>
          <w:rtl/>
        </w:rPr>
      </w:pPr>
    </w:p>
    <w:p w14:paraId="1F2C9F0C" w14:textId="44764929" w:rsidR="00750344" w:rsidRDefault="00750344" w:rsidP="00750344">
      <w:pPr>
        <w:bidi/>
        <w:spacing w:line="276" w:lineRule="auto"/>
        <w:outlineLvl w:val="0"/>
        <w:rPr>
          <w:rFonts w:ascii="David" w:eastAsia="Times New Roman" w:hAnsi="David" w:cs="David"/>
          <w:sz w:val="24"/>
          <w:szCs w:val="24"/>
          <w:rtl/>
        </w:rPr>
      </w:pPr>
    </w:p>
    <w:p w14:paraId="08E187EF" w14:textId="2D7A18D1" w:rsidR="00750344" w:rsidRDefault="00750344" w:rsidP="00750344">
      <w:pPr>
        <w:bidi/>
        <w:spacing w:line="276" w:lineRule="auto"/>
        <w:outlineLvl w:val="0"/>
        <w:rPr>
          <w:rFonts w:ascii="David" w:eastAsia="Times New Roman" w:hAnsi="David" w:cs="David"/>
          <w:sz w:val="24"/>
          <w:szCs w:val="24"/>
          <w:rtl/>
        </w:rPr>
      </w:pPr>
    </w:p>
    <w:p w14:paraId="4016DE38" w14:textId="5FC8D829" w:rsidR="00750344" w:rsidRDefault="00750344" w:rsidP="00750344">
      <w:pPr>
        <w:bidi/>
        <w:spacing w:line="276" w:lineRule="auto"/>
        <w:outlineLvl w:val="0"/>
        <w:rPr>
          <w:rFonts w:ascii="David" w:eastAsia="Times New Roman" w:hAnsi="David" w:cs="David"/>
          <w:sz w:val="24"/>
          <w:szCs w:val="24"/>
          <w:rtl/>
        </w:rPr>
      </w:pPr>
    </w:p>
    <w:p w14:paraId="3719826C" w14:textId="2D4A7C01" w:rsidR="00750344" w:rsidRDefault="00750344" w:rsidP="00750344">
      <w:pPr>
        <w:bidi/>
        <w:spacing w:line="276" w:lineRule="auto"/>
        <w:outlineLvl w:val="0"/>
        <w:rPr>
          <w:rFonts w:ascii="David" w:eastAsia="Times New Roman" w:hAnsi="David" w:cs="David"/>
          <w:sz w:val="24"/>
          <w:szCs w:val="24"/>
          <w:rtl/>
        </w:rPr>
      </w:pPr>
    </w:p>
    <w:p w14:paraId="1D83FB0C" w14:textId="47C65EB3" w:rsidR="00750344" w:rsidRDefault="00750344" w:rsidP="00750344">
      <w:pPr>
        <w:bidi/>
        <w:spacing w:line="276" w:lineRule="auto"/>
        <w:outlineLvl w:val="0"/>
        <w:rPr>
          <w:rFonts w:ascii="David" w:eastAsia="Times New Roman" w:hAnsi="David" w:cs="David"/>
          <w:sz w:val="24"/>
          <w:szCs w:val="24"/>
          <w:rtl/>
        </w:rPr>
      </w:pPr>
    </w:p>
    <w:p w14:paraId="202BCCF3" w14:textId="4299BB11" w:rsidR="00750344" w:rsidRDefault="00750344" w:rsidP="00750344">
      <w:pPr>
        <w:bidi/>
        <w:spacing w:line="276" w:lineRule="auto"/>
        <w:outlineLvl w:val="0"/>
        <w:rPr>
          <w:rFonts w:ascii="David" w:eastAsia="Times New Roman" w:hAnsi="David" w:cs="David"/>
          <w:sz w:val="24"/>
          <w:szCs w:val="24"/>
          <w:rtl/>
        </w:rPr>
      </w:pPr>
    </w:p>
    <w:p w14:paraId="1EAA5C96" w14:textId="77777777" w:rsidR="00750344" w:rsidRPr="003F666F" w:rsidRDefault="00750344" w:rsidP="00750344">
      <w:pPr>
        <w:bidi/>
        <w:spacing w:line="276" w:lineRule="auto"/>
        <w:outlineLvl w:val="0"/>
        <w:rPr>
          <w:rFonts w:ascii="David" w:eastAsia="Times New Roman" w:hAnsi="David" w:cs="David"/>
          <w:sz w:val="24"/>
          <w:szCs w:val="24"/>
          <w:rtl/>
        </w:rPr>
      </w:pPr>
    </w:p>
    <w:p w14:paraId="11F971ED" w14:textId="790AF311" w:rsidR="001D397B" w:rsidRDefault="001D397B" w:rsidP="00BB0425">
      <w:pPr>
        <w:pStyle w:val="a6"/>
        <w:numPr>
          <w:ilvl w:val="0"/>
          <w:numId w:val="22"/>
        </w:numPr>
        <w:bidi/>
        <w:spacing w:line="276" w:lineRule="auto"/>
        <w:outlineLvl w:val="0"/>
        <w:rPr>
          <w:rFonts w:ascii="David" w:eastAsia="Times New Roman" w:hAnsi="David" w:cs="David"/>
          <w:sz w:val="28"/>
          <w:szCs w:val="28"/>
        </w:rPr>
      </w:pPr>
      <w:bookmarkStart w:id="106" w:name="_Toc180748034"/>
      <w:bookmarkStart w:id="107" w:name="_Toc180771661"/>
      <w:bookmarkStart w:id="108" w:name="_Toc180865281"/>
      <w:bookmarkStart w:id="109" w:name="_Toc182072393"/>
      <w:r w:rsidRPr="001D397B">
        <w:rPr>
          <w:rFonts w:ascii="David" w:eastAsia="Times New Roman" w:hAnsi="David" w:cs="David" w:hint="cs"/>
          <w:b/>
          <w:bCs/>
          <w:sz w:val="28"/>
          <w:szCs w:val="28"/>
          <w:rtl/>
        </w:rPr>
        <w:t>תכנון מול ביצוע</w:t>
      </w:r>
      <w:bookmarkEnd w:id="109"/>
    </w:p>
    <w:p w14:paraId="341BC957" w14:textId="0A260535" w:rsidR="001D397B" w:rsidRPr="007F1365" w:rsidRDefault="001D397B" w:rsidP="007F1365">
      <w:pPr>
        <w:bidi/>
        <w:rPr>
          <w:rFonts w:ascii="David" w:eastAsia="Times New Roman" w:hAnsi="David" w:cs="David"/>
        </w:rPr>
      </w:pPr>
      <w:r w:rsidRPr="007F1365">
        <w:rPr>
          <w:rFonts w:ascii="David" w:eastAsia="Times New Roman" w:hAnsi="David" w:cs="David" w:hint="cs"/>
          <w:rtl/>
        </w:rPr>
        <w:t>בתחילת הפרויקט הדרישה לתגמולים הייתה הצגת סרטוני וידאו ואפשרות להשמעת שירים בזמן הפעילות. מטרת התגמולים היא לייצר מוטיבציה במשתמש להמשיך לפדל.</w:t>
      </w:r>
      <w:r w:rsidRPr="007F1365">
        <w:rPr>
          <w:rFonts w:ascii="David" w:eastAsia="Times New Roman" w:hAnsi="David" w:cs="David"/>
          <w:rtl/>
        </w:rPr>
        <w:br/>
      </w:r>
      <w:r w:rsidRPr="007F1365">
        <w:rPr>
          <w:rFonts w:ascii="David" w:eastAsia="Times New Roman" w:hAnsi="David" w:cs="David" w:hint="cs"/>
          <w:rtl/>
        </w:rPr>
        <w:t>לאחר חשיבה מעמיקה יחד עם הלקוח הגענו להבנה כי סט שירים או סט סרטים שיוצג ללקוח הוא מאוד אינדיבידואלי ולכן צריך חיבור לרשת. מעבר לכך, הבחירה של הסרט או השיר יכולה להוות מכשו</w:t>
      </w:r>
      <w:r w:rsidR="007F1365" w:rsidRPr="007F1365">
        <w:rPr>
          <w:rFonts w:ascii="David" w:eastAsia="Times New Roman" w:hAnsi="David" w:cs="David" w:hint="cs"/>
          <w:rtl/>
        </w:rPr>
        <w:t>ל למשתמשים מאותגרים טכנולוגית והופכת את השימוש למורכב. לכן, הצענו במקום זאת, תגמול של תמונה נחשפת. התמונה תהיה מחולקת ל256 חלקים וכל חלק יחשף בכל שנייה שבה המשתמש מבצע פעילות. סט התמונות מוגדר היום לידועים ומפורסמים בישראל, כך שהוא יכול להתאים לכל המשתמשי</w:t>
      </w:r>
      <w:r w:rsidR="007F1365" w:rsidRPr="007F1365">
        <w:rPr>
          <w:rFonts w:ascii="David" w:eastAsia="Times New Roman" w:hAnsi="David" w:cs="David" w:hint="eastAsia"/>
          <w:rtl/>
        </w:rPr>
        <w:t>ם</w:t>
      </w:r>
      <w:r w:rsidR="007F1365" w:rsidRPr="007F1365">
        <w:rPr>
          <w:rFonts w:ascii="David" w:eastAsia="Times New Roman" w:hAnsi="David" w:cs="David" w:hint="cs"/>
          <w:rtl/>
        </w:rPr>
        <w:t xml:space="preserve">. </w:t>
      </w:r>
      <w:r w:rsidRPr="007F1365">
        <w:rPr>
          <w:rFonts w:ascii="David" w:eastAsia="Times New Roman" w:hAnsi="David" w:cs="David"/>
          <w:rtl/>
        </w:rPr>
        <w:br/>
      </w:r>
    </w:p>
    <w:p w14:paraId="4FA5DD5D" w14:textId="0BB3F638" w:rsidR="00610788" w:rsidRPr="00AA62BB" w:rsidRDefault="001C0FB3" w:rsidP="001D397B">
      <w:pPr>
        <w:pStyle w:val="a6"/>
        <w:numPr>
          <w:ilvl w:val="0"/>
          <w:numId w:val="22"/>
        </w:numPr>
        <w:bidi/>
        <w:spacing w:line="276" w:lineRule="auto"/>
        <w:outlineLvl w:val="0"/>
        <w:rPr>
          <w:rFonts w:ascii="David" w:eastAsia="Times New Roman" w:hAnsi="David" w:cs="David"/>
          <w:sz w:val="24"/>
          <w:szCs w:val="24"/>
        </w:rPr>
      </w:pPr>
      <w:bookmarkStart w:id="110" w:name="_Toc182072394"/>
      <w:r w:rsidRPr="00AA62BB">
        <w:rPr>
          <w:rFonts w:ascii="David" w:hAnsi="David" w:cs="David"/>
          <w:b/>
          <w:bCs/>
          <w:sz w:val="28"/>
          <w:szCs w:val="28"/>
          <w:rtl/>
        </w:rPr>
        <w:t>מבט לעתיד – הצעות לשיפור הפרויקט</w:t>
      </w:r>
      <w:bookmarkEnd w:id="106"/>
      <w:bookmarkEnd w:id="107"/>
      <w:bookmarkEnd w:id="108"/>
      <w:bookmarkEnd w:id="110"/>
      <w:r w:rsidR="000C4AC9" w:rsidRPr="00AA62BB">
        <w:rPr>
          <w:rFonts w:ascii="David" w:hAnsi="David" w:cs="David"/>
          <w:b/>
          <w:bCs/>
          <w:sz w:val="28"/>
          <w:szCs w:val="28"/>
          <w:rtl/>
        </w:rPr>
        <w:t xml:space="preserve"> </w:t>
      </w:r>
    </w:p>
    <w:p w14:paraId="1392F62C" w14:textId="1ECE7D41" w:rsidR="003F666F" w:rsidRDefault="003F666F" w:rsidP="003F666F">
      <w:pPr>
        <w:bidi/>
        <w:spacing w:line="276" w:lineRule="auto"/>
        <w:ind w:left="360"/>
        <w:jc w:val="both"/>
        <w:rPr>
          <w:rFonts w:ascii="David" w:hAnsi="David" w:cs="David"/>
          <w:sz w:val="24"/>
          <w:szCs w:val="24"/>
          <w:rtl/>
        </w:rPr>
      </w:pPr>
      <w:r>
        <w:rPr>
          <w:rFonts w:ascii="David" w:hAnsi="David" w:cs="David" w:hint="cs"/>
          <w:sz w:val="24"/>
          <w:szCs w:val="24"/>
          <w:rtl/>
        </w:rPr>
        <w:t xml:space="preserve">להלן מספר נקודות שיכולות לשפר את הפרויקט בעתיד: </w:t>
      </w:r>
    </w:p>
    <w:p w14:paraId="305768A3" w14:textId="0512FC1C" w:rsidR="003F666F" w:rsidRDefault="003F666F" w:rsidP="003F666F">
      <w:pPr>
        <w:pStyle w:val="a6"/>
        <w:numPr>
          <w:ilvl w:val="0"/>
          <w:numId w:val="47"/>
        </w:numPr>
        <w:bidi/>
        <w:spacing w:line="276" w:lineRule="auto"/>
        <w:jc w:val="both"/>
        <w:rPr>
          <w:rFonts w:ascii="David" w:hAnsi="David" w:cs="David"/>
          <w:sz w:val="24"/>
          <w:szCs w:val="24"/>
        </w:rPr>
      </w:pPr>
      <w:r w:rsidRPr="003F666F">
        <w:rPr>
          <w:rFonts w:ascii="David" w:hAnsi="David" w:cs="David"/>
          <w:b/>
          <w:bCs/>
          <w:sz w:val="24"/>
          <w:szCs w:val="24"/>
          <w:rtl/>
        </w:rPr>
        <w:t>חיבור באמצעות צ'יפ מזהה</w:t>
      </w:r>
      <w:r w:rsidRPr="003F666F">
        <w:rPr>
          <w:rFonts w:ascii="David" w:hAnsi="David" w:cs="David"/>
          <w:sz w:val="24"/>
          <w:szCs w:val="24"/>
        </w:rPr>
        <w:t xml:space="preserve">: </w:t>
      </w:r>
      <w:r w:rsidRPr="003F666F">
        <w:rPr>
          <w:rFonts w:ascii="David" w:hAnsi="David" w:cs="David"/>
          <w:sz w:val="24"/>
          <w:szCs w:val="24"/>
          <w:rtl/>
        </w:rPr>
        <w:t>שילוב תג</w:t>
      </w:r>
      <w:r w:rsidRPr="003F666F">
        <w:rPr>
          <w:rFonts w:ascii="David" w:hAnsi="David" w:cs="David"/>
          <w:sz w:val="24"/>
          <w:szCs w:val="24"/>
        </w:rPr>
        <w:t xml:space="preserve"> RFID </w:t>
      </w:r>
      <w:r w:rsidRPr="003F666F">
        <w:rPr>
          <w:rFonts w:ascii="David" w:hAnsi="David" w:cs="David"/>
          <w:sz w:val="24"/>
          <w:szCs w:val="24"/>
          <w:rtl/>
        </w:rPr>
        <w:t>או צ'יפ מזהה אישי לכל משתמש, כך שהפדלים יזהו את המשתמש באופן אוטומטי ויוכלו לשמור את כל נתוני האימונים האישיים</w:t>
      </w:r>
      <w:r w:rsidRPr="003F666F">
        <w:rPr>
          <w:rFonts w:ascii="David" w:hAnsi="David" w:cs="David"/>
          <w:sz w:val="24"/>
          <w:szCs w:val="24"/>
        </w:rPr>
        <w:t>.</w:t>
      </w:r>
    </w:p>
    <w:p w14:paraId="1CCB491D" w14:textId="0552F84D" w:rsidR="003F666F" w:rsidRDefault="003F666F" w:rsidP="003F666F">
      <w:pPr>
        <w:pStyle w:val="a6"/>
        <w:numPr>
          <w:ilvl w:val="0"/>
          <w:numId w:val="47"/>
        </w:numPr>
        <w:bidi/>
        <w:spacing w:line="276" w:lineRule="auto"/>
        <w:jc w:val="both"/>
        <w:rPr>
          <w:rFonts w:ascii="David" w:hAnsi="David" w:cs="David"/>
          <w:sz w:val="24"/>
          <w:szCs w:val="24"/>
        </w:rPr>
      </w:pPr>
      <w:r w:rsidRPr="003F666F">
        <w:rPr>
          <w:rFonts w:ascii="David" w:hAnsi="David" w:cs="David"/>
          <w:b/>
          <w:bCs/>
          <w:sz w:val="24"/>
          <w:szCs w:val="24"/>
          <w:rtl/>
        </w:rPr>
        <w:t>שמירת היסטוריית אימונים</w:t>
      </w:r>
      <w:r w:rsidRPr="003F666F">
        <w:rPr>
          <w:rFonts w:ascii="David" w:hAnsi="David" w:cs="David"/>
          <w:sz w:val="24"/>
          <w:szCs w:val="24"/>
        </w:rPr>
        <w:t xml:space="preserve">: </w:t>
      </w:r>
      <w:r w:rsidRPr="003F666F">
        <w:rPr>
          <w:rFonts w:ascii="David" w:hAnsi="David" w:cs="David"/>
          <w:sz w:val="24"/>
          <w:szCs w:val="24"/>
          <w:rtl/>
        </w:rPr>
        <w:t>לאפשר שמירה של כל היסטוריית האימונים בענן, כך שכל משתמש יוכל לגשת לנתונים מכל מכשיר, להשוות בין אימונים ולהתמקד במגמות ובשיפורים אישיים</w:t>
      </w:r>
      <w:r w:rsidRPr="003F666F">
        <w:rPr>
          <w:rFonts w:ascii="David" w:hAnsi="David" w:cs="David"/>
          <w:sz w:val="24"/>
          <w:szCs w:val="24"/>
        </w:rPr>
        <w:t>.</w:t>
      </w:r>
    </w:p>
    <w:p w14:paraId="35DEC168" w14:textId="227D093C" w:rsidR="003F666F" w:rsidRDefault="003F666F" w:rsidP="003F666F">
      <w:pPr>
        <w:pStyle w:val="a6"/>
        <w:numPr>
          <w:ilvl w:val="0"/>
          <w:numId w:val="47"/>
        </w:numPr>
        <w:bidi/>
        <w:spacing w:line="276" w:lineRule="auto"/>
        <w:jc w:val="both"/>
        <w:rPr>
          <w:rFonts w:ascii="David" w:hAnsi="David" w:cs="David"/>
          <w:sz w:val="24"/>
          <w:szCs w:val="24"/>
        </w:rPr>
      </w:pPr>
      <w:r w:rsidRPr="003F666F">
        <w:rPr>
          <w:rFonts w:ascii="David" w:hAnsi="David" w:cs="David"/>
          <w:b/>
          <w:bCs/>
          <w:sz w:val="24"/>
          <w:szCs w:val="24"/>
          <w:rtl/>
        </w:rPr>
        <w:t>מעקב אחרי מדדים בריאותיים</w:t>
      </w:r>
      <w:r w:rsidRPr="003F666F">
        <w:rPr>
          <w:rFonts w:ascii="David" w:hAnsi="David" w:cs="David"/>
          <w:sz w:val="24"/>
          <w:szCs w:val="24"/>
        </w:rPr>
        <w:t xml:space="preserve">: </w:t>
      </w:r>
      <w:r w:rsidRPr="003F666F">
        <w:rPr>
          <w:rFonts w:ascii="David" w:hAnsi="David" w:cs="David"/>
          <w:sz w:val="24"/>
          <w:szCs w:val="24"/>
          <w:rtl/>
        </w:rPr>
        <w:t>שילוב מד דופק או מדדי בריאות אחרים שיאפשרו מעקב יותר עמוק על בריאות המשתמש בזמן רכיבה</w:t>
      </w:r>
      <w:r w:rsidRPr="003F666F">
        <w:rPr>
          <w:rFonts w:ascii="David" w:hAnsi="David" w:cs="David"/>
          <w:sz w:val="24"/>
          <w:szCs w:val="24"/>
        </w:rPr>
        <w:t>.</w:t>
      </w:r>
    </w:p>
    <w:p w14:paraId="291761BD" w14:textId="0AE7B814" w:rsidR="003F666F" w:rsidRDefault="003F666F" w:rsidP="003F666F">
      <w:pPr>
        <w:pStyle w:val="a6"/>
        <w:numPr>
          <w:ilvl w:val="0"/>
          <w:numId w:val="47"/>
        </w:numPr>
        <w:bidi/>
        <w:spacing w:line="276" w:lineRule="auto"/>
        <w:jc w:val="both"/>
        <w:rPr>
          <w:rFonts w:ascii="David" w:hAnsi="David" w:cs="David"/>
          <w:sz w:val="24"/>
          <w:szCs w:val="24"/>
        </w:rPr>
      </w:pPr>
      <w:r w:rsidRPr="003F666F">
        <w:rPr>
          <w:rFonts w:ascii="David" w:hAnsi="David" w:cs="David"/>
          <w:b/>
          <w:bCs/>
          <w:sz w:val="24"/>
          <w:szCs w:val="24"/>
          <w:rtl/>
        </w:rPr>
        <w:t>חיבור לרשתות חברתיות</w:t>
      </w:r>
      <w:r w:rsidRPr="003F666F">
        <w:rPr>
          <w:rFonts w:ascii="David" w:hAnsi="David" w:cs="David"/>
          <w:sz w:val="24"/>
          <w:szCs w:val="24"/>
        </w:rPr>
        <w:t xml:space="preserve">: </w:t>
      </w:r>
      <w:r w:rsidRPr="003F666F">
        <w:rPr>
          <w:rFonts w:ascii="David" w:hAnsi="David" w:cs="David"/>
          <w:sz w:val="24"/>
          <w:szCs w:val="24"/>
          <w:rtl/>
        </w:rPr>
        <w:t xml:space="preserve">אפשרות לשיתוף נתוני האימון ברשתות חברתיות בצורה אוטומטית – </w:t>
      </w:r>
      <w:r>
        <w:rPr>
          <w:rFonts w:ascii="David" w:hAnsi="David" w:cs="David" w:hint="cs"/>
          <w:sz w:val="24"/>
          <w:szCs w:val="24"/>
          <w:rtl/>
        </w:rPr>
        <w:t xml:space="preserve"> </w:t>
      </w:r>
      <w:r w:rsidRPr="003F666F">
        <w:rPr>
          <w:rFonts w:ascii="David" w:hAnsi="David" w:cs="David"/>
          <w:sz w:val="24"/>
          <w:szCs w:val="24"/>
          <w:rtl/>
        </w:rPr>
        <w:t>מאפשר מוטיבציה על-ידי שיתוף הישגים והתקדמות</w:t>
      </w:r>
      <w:r w:rsidRPr="003F666F">
        <w:rPr>
          <w:rFonts w:ascii="David" w:hAnsi="David" w:cs="David"/>
          <w:sz w:val="24"/>
          <w:szCs w:val="24"/>
        </w:rPr>
        <w:t>.</w:t>
      </w:r>
    </w:p>
    <w:p w14:paraId="73C6C284" w14:textId="7DADDB65" w:rsidR="003F666F" w:rsidRDefault="003F666F" w:rsidP="003F666F">
      <w:pPr>
        <w:pStyle w:val="a6"/>
        <w:numPr>
          <w:ilvl w:val="0"/>
          <w:numId w:val="47"/>
        </w:numPr>
        <w:bidi/>
        <w:spacing w:line="276" w:lineRule="auto"/>
        <w:jc w:val="both"/>
        <w:rPr>
          <w:rFonts w:ascii="David" w:hAnsi="David" w:cs="David"/>
          <w:sz w:val="24"/>
          <w:szCs w:val="24"/>
        </w:rPr>
      </w:pPr>
      <w:r w:rsidRPr="003F666F">
        <w:rPr>
          <w:rFonts w:ascii="David" w:hAnsi="David" w:cs="David"/>
          <w:b/>
          <w:bCs/>
          <w:sz w:val="24"/>
          <w:szCs w:val="24"/>
          <w:rtl/>
        </w:rPr>
        <w:t>שיפור עמידות וניידות המארז</w:t>
      </w:r>
      <w:r w:rsidRPr="003F666F">
        <w:rPr>
          <w:rFonts w:ascii="David" w:hAnsi="David" w:cs="David"/>
          <w:sz w:val="24"/>
          <w:szCs w:val="24"/>
        </w:rPr>
        <w:t xml:space="preserve">: </w:t>
      </w:r>
      <w:r w:rsidRPr="003F666F">
        <w:rPr>
          <w:rFonts w:ascii="David" w:hAnsi="David" w:cs="David"/>
          <w:sz w:val="24"/>
          <w:szCs w:val="24"/>
          <w:rtl/>
        </w:rPr>
        <w:t>לשקול שימוש בחומרים עמידים יותר במארז או תכנון קל ונוח לנשיאה כדי להקל על תחזוקה והעברת המכשיר</w:t>
      </w:r>
      <w:r w:rsidRPr="003F666F">
        <w:rPr>
          <w:rFonts w:ascii="David" w:hAnsi="David" w:cs="David"/>
          <w:sz w:val="24"/>
          <w:szCs w:val="24"/>
        </w:rPr>
        <w:t>.</w:t>
      </w:r>
    </w:p>
    <w:p w14:paraId="2F0CEF70" w14:textId="4647AF05" w:rsidR="003F666F" w:rsidRDefault="00D0736E" w:rsidP="00D0736E">
      <w:pPr>
        <w:pStyle w:val="a6"/>
        <w:numPr>
          <w:ilvl w:val="0"/>
          <w:numId w:val="47"/>
        </w:numPr>
        <w:bidi/>
        <w:spacing w:line="276" w:lineRule="auto"/>
        <w:jc w:val="both"/>
        <w:rPr>
          <w:rFonts w:ascii="David" w:hAnsi="David" w:cs="David"/>
          <w:sz w:val="24"/>
          <w:szCs w:val="24"/>
        </w:rPr>
      </w:pPr>
      <w:r>
        <w:rPr>
          <w:rFonts w:ascii="David" w:hAnsi="David" w:cs="David" w:hint="cs"/>
          <w:b/>
          <w:bCs/>
          <w:sz w:val="24"/>
          <w:szCs w:val="24"/>
          <w:rtl/>
        </w:rPr>
        <w:t>אפשריות הזנה לפרמטרים קבועים</w:t>
      </w:r>
      <w:r w:rsidR="003F666F" w:rsidRPr="003F666F">
        <w:rPr>
          <w:rFonts w:ascii="David" w:hAnsi="David" w:cs="David"/>
          <w:sz w:val="24"/>
          <w:szCs w:val="24"/>
        </w:rPr>
        <w:t xml:space="preserve">: </w:t>
      </w:r>
      <w:r>
        <w:rPr>
          <w:rFonts w:ascii="David" w:hAnsi="David" w:cs="David" w:hint="cs"/>
          <w:sz w:val="24"/>
          <w:szCs w:val="24"/>
          <w:rtl/>
        </w:rPr>
        <w:t>הוספת אפשרות למשתמש להזין פרטים שנלקחו בצורה קבועה ע"י המפתח לדוגמא:</w:t>
      </w:r>
      <w:r>
        <w:rPr>
          <w:rFonts w:ascii="David" w:hAnsi="David" w:cs="David"/>
          <w:sz w:val="24"/>
          <w:szCs w:val="24"/>
          <w:rtl/>
        </w:rPr>
        <w:t xml:space="preserve"> </w:t>
      </w:r>
      <w:r w:rsidR="003F666F" w:rsidRPr="003F666F">
        <w:rPr>
          <w:rFonts w:ascii="David" w:hAnsi="David" w:cs="David"/>
          <w:sz w:val="24"/>
          <w:szCs w:val="24"/>
          <w:rtl/>
        </w:rPr>
        <w:t>מידות פיזיות שונות של המשתמשים</w:t>
      </w:r>
      <w:r w:rsidR="003F666F" w:rsidRPr="003F666F">
        <w:rPr>
          <w:rFonts w:ascii="David" w:hAnsi="David" w:cs="David"/>
          <w:sz w:val="24"/>
          <w:szCs w:val="24"/>
        </w:rPr>
        <w:t>.</w:t>
      </w:r>
    </w:p>
    <w:p w14:paraId="32C0C614" w14:textId="3C9B11B1" w:rsidR="00B04842" w:rsidRDefault="00B04842" w:rsidP="00D0736E">
      <w:pPr>
        <w:pStyle w:val="a6"/>
        <w:bidi/>
        <w:spacing w:line="276" w:lineRule="auto"/>
        <w:jc w:val="both"/>
        <w:rPr>
          <w:rFonts w:ascii="David" w:hAnsi="David" w:cs="David"/>
          <w:sz w:val="24"/>
          <w:szCs w:val="24"/>
        </w:rPr>
      </w:pPr>
    </w:p>
    <w:p w14:paraId="602AD98A" w14:textId="6B115B66" w:rsidR="00023974" w:rsidRDefault="00023974" w:rsidP="00023974">
      <w:pPr>
        <w:bidi/>
        <w:spacing w:line="276" w:lineRule="auto"/>
        <w:jc w:val="both"/>
        <w:rPr>
          <w:rFonts w:ascii="David" w:hAnsi="David" w:cs="David"/>
          <w:sz w:val="24"/>
          <w:szCs w:val="24"/>
          <w:rtl/>
        </w:rPr>
      </w:pPr>
    </w:p>
    <w:p w14:paraId="13EC5111" w14:textId="306EFEE1" w:rsidR="00023974" w:rsidRDefault="00023974" w:rsidP="00023974">
      <w:pPr>
        <w:bidi/>
        <w:spacing w:line="276" w:lineRule="auto"/>
        <w:jc w:val="both"/>
        <w:rPr>
          <w:rFonts w:ascii="David" w:hAnsi="David" w:cs="David"/>
          <w:sz w:val="24"/>
          <w:szCs w:val="24"/>
          <w:rtl/>
        </w:rPr>
      </w:pPr>
    </w:p>
    <w:p w14:paraId="2D34B88F" w14:textId="2F6808B6" w:rsidR="00023974" w:rsidRDefault="00023974" w:rsidP="00023974">
      <w:pPr>
        <w:bidi/>
        <w:spacing w:line="276" w:lineRule="auto"/>
        <w:jc w:val="both"/>
        <w:rPr>
          <w:rFonts w:ascii="David" w:hAnsi="David" w:cs="David"/>
          <w:sz w:val="24"/>
          <w:szCs w:val="24"/>
          <w:rtl/>
        </w:rPr>
      </w:pPr>
    </w:p>
    <w:p w14:paraId="45230C87" w14:textId="5C7AFD0C" w:rsidR="00023974" w:rsidRDefault="00023974" w:rsidP="00023974">
      <w:pPr>
        <w:bidi/>
        <w:spacing w:line="276" w:lineRule="auto"/>
        <w:jc w:val="both"/>
        <w:rPr>
          <w:rFonts w:ascii="David" w:hAnsi="David" w:cs="David"/>
          <w:sz w:val="24"/>
          <w:szCs w:val="24"/>
          <w:rtl/>
        </w:rPr>
      </w:pPr>
    </w:p>
    <w:p w14:paraId="754A8FF2" w14:textId="4BA1B320" w:rsidR="00023974" w:rsidRDefault="00023974" w:rsidP="00023974">
      <w:pPr>
        <w:bidi/>
        <w:spacing w:line="276" w:lineRule="auto"/>
        <w:jc w:val="both"/>
        <w:rPr>
          <w:rFonts w:ascii="David" w:hAnsi="David" w:cs="David"/>
          <w:sz w:val="24"/>
          <w:szCs w:val="24"/>
          <w:rtl/>
        </w:rPr>
      </w:pPr>
    </w:p>
    <w:p w14:paraId="1561A832" w14:textId="56D96D88" w:rsidR="00023974" w:rsidRDefault="00023974" w:rsidP="00023974">
      <w:pPr>
        <w:bidi/>
        <w:spacing w:line="276" w:lineRule="auto"/>
        <w:jc w:val="both"/>
        <w:rPr>
          <w:rFonts w:ascii="David" w:hAnsi="David" w:cs="David"/>
          <w:sz w:val="24"/>
          <w:szCs w:val="24"/>
          <w:rtl/>
        </w:rPr>
      </w:pPr>
    </w:p>
    <w:p w14:paraId="6E4BCCD3" w14:textId="53F6F0D1" w:rsidR="00023974" w:rsidRDefault="00023974" w:rsidP="00023974">
      <w:pPr>
        <w:bidi/>
        <w:spacing w:line="276" w:lineRule="auto"/>
        <w:jc w:val="both"/>
        <w:rPr>
          <w:rFonts w:ascii="David" w:hAnsi="David" w:cs="David"/>
          <w:sz w:val="24"/>
          <w:szCs w:val="24"/>
          <w:rtl/>
        </w:rPr>
      </w:pPr>
    </w:p>
    <w:p w14:paraId="43815732" w14:textId="2E5B85C8" w:rsidR="00023974" w:rsidRDefault="00023974" w:rsidP="00023974">
      <w:pPr>
        <w:bidi/>
        <w:spacing w:line="276" w:lineRule="auto"/>
        <w:jc w:val="both"/>
        <w:rPr>
          <w:rFonts w:ascii="David" w:hAnsi="David" w:cs="David"/>
          <w:sz w:val="24"/>
          <w:szCs w:val="24"/>
          <w:rtl/>
        </w:rPr>
      </w:pPr>
    </w:p>
    <w:p w14:paraId="08281D81" w14:textId="56063452" w:rsidR="00023974" w:rsidRDefault="00023974" w:rsidP="00023974">
      <w:pPr>
        <w:bidi/>
        <w:spacing w:line="276" w:lineRule="auto"/>
        <w:jc w:val="both"/>
        <w:rPr>
          <w:rFonts w:ascii="David" w:hAnsi="David" w:cs="David"/>
          <w:sz w:val="24"/>
          <w:szCs w:val="24"/>
          <w:rtl/>
        </w:rPr>
      </w:pPr>
    </w:p>
    <w:p w14:paraId="471204C8" w14:textId="60C2D5D0" w:rsidR="00023974" w:rsidRDefault="00023974" w:rsidP="00023974">
      <w:pPr>
        <w:bidi/>
        <w:spacing w:line="276" w:lineRule="auto"/>
        <w:jc w:val="both"/>
        <w:rPr>
          <w:rFonts w:ascii="David" w:hAnsi="David" w:cs="David"/>
          <w:sz w:val="24"/>
          <w:szCs w:val="24"/>
          <w:rtl/>
        </w:rPr>
      </w:pPr>
    </w:p>
    <w:p w14:paraId="2D916CD9" w14:textId="75FE1EA0" w:rsidR="00023974" w:rsidRDefault="00023974" w:rsidP="00023974">
      <w:pPr>
        <w:bidi/>
        <w:spacing w:line="276" w:lineRule="auto"/>
        <w:jc w:val="both"/>
        <w:rPr>
          <w:rFonts w:ascii="David" w:hAnsi="David" w:cs="David"/>
          <w:sz w:val="24"/>
          <w:szCs w:val="24"/>
          <w:rtl/>
        </w:rPr>
      </w:pPr>
    </w:p>
    <w:p w14:paraId="30E9E4F9" w14:textId="500BC46F" w:rsidR="00023974" w:rsidRDefault="00023974" w:rsidP="00023974">
      <w:pPr>
        <w:bidi/>
        <w:spacing w:line="276" w:lineRule="auto"/>
        <w:jc w:val="both"/>
        <w:rPr>
          <w:rFonts w:ascii="David" w:hAnsi="David" w:cs="David"/>
          <w:sz w:val="24"/>
          <w:szCs w:val="24"/>
          <w:rtl/>
        </w:rPr>
      </w:pPr>
    </w:p>
    <w:p w14:paraId="6E7BC870" w14:textId="49415CBF" w:rsidR="00023974" w:rsidRDefault="00023974" w:rsidP="00023974">
      <w:pPr>
        <w:bidi/>
        <w:spacing w:line="276" w:lineRule="auto"/>
        <w:jc w:val="both"/>
        <w:rPr>
          <w:rFonts w:ascii="David" w:hAnsi="David" w:cs="David"/>
          <w:sz w:val="24"/>
          <w:szCs w:val="24"/>
          <w:rtl/>
        </w:rPr>
      </w:pPr>
    </w:p>
    <w:p w14:paraId="6B8FDA95" w14:textId="7715FF31" w:rsidR="00023974" w:rsidRDefault="00023974" w:rsidP="00023974">
      <w:pPr>
        <w:bidi/>
        <w:spacing w:line="276" w:lineRule="auto"/>
        <w:jc w:val="both"/>
        <w:rPr>
          <w:rFonts w:ascii="David" w:hAnsi="David" w:cs="David"/>
          <w:sz w:val="24"/>
          <w:szCs w:val="24"/>
          <w:rtl/>
        </w:rPr>
      </w:pPr>
    </w:p>
    <w:p w14:paraId="21EBEE6B" w14:textId="6D817B60" w:rsidR="00023974" w:rsidRDefault="00023974" w:rsidP="00023974">
      <w:pPr>
        <w:bidi/>
        <w:spacing w:line="276" w:lineRule="auto"/>
        <w:jc w:val="both"/>
        <w:rPr>
          <w:rFonts w:ascii="David" w:hAnsi="David" w:cs="David"/>
          <w:sz w:val="24"/>
          <w:szCs w:val="24"/>
          <w:rtl/>
        </w:rPr>
      </w:pPr>
    </w:p>
    <w:p w14:paraId="1B67008C" w14:textId="4B6AAA37" w:rsidR="00023974" w:rsidRDefault="00023974" w:rsidP="00023974">
      <w:pPr>
        <w:bidi/>
        <w:spacing w:line="276" w:lineRule="auto"/>
        <w:jc w:val="both"/>
        <w:rPr>
          <w:rFonts w:ascii="David" w:hAnsi="David" w:cs="David"/>
          <w:sz w:val="24"/>
          <w:szCs w:val="24"/>
          <w:rtl/>
        </w:rPr>
      </w:pPr>
    </w:p>
    <w:p w14:paraId="5610DB51" w14:textId="6502C37C" w:rsidR="00023974" w:rsidRDefault="00023974" w:rsidP="00023974">
      <w:pPr>
        <w:bidi/>
        <w:spacing w:line="276" w:lineRule="auto"/>
        <w:jc w:val="both"/>
        <w:rPr>
          <w:rFonts w:ascii="David" w:hAnsi="David" w:cs="David"/>
          <w:sz w:val="24"/>
          <w:szCs w:val="24"/>
          <w:rtl/>
        </w:rPr>
      </w:pPr>
    </w:p>
    <w:p w14:paraId="2249014C" w14:textId="506C13C0" w:rsidR="00023974" w:rsidRPr="00023974" w:rsidRDefault="00023974" w:rsidP="00023974">
      <w:pPr>
        <w:bidi/>
        <w:spacing w:line="276" w:lineRule="auto"/>
        <w:jc w:val="both"/>
        <w:rPr>
          <w:rFonts w:ascii="David" w:hAnsi="David" w:cs="David"/>
          <w:sz w:val="24"/>
          <w:szCs w:val="24"/>
        </w:rPr>
      </w:pPr>
    </w:p>
    <w:p w14:paraId="6DEF4175" w14:textId="77777777" w:rsidR="00D952B6" w:rsidRPr="00AA62BB" w:rsidRDefault="00D952B6" w:rsidP="00BB0425">
      <w:pPr>
        <w:pStyle w:val="a6"/>
        <w:numPr>
          <w:ilvl w:val="0"/>
          <w:numId w:val="22"/>
        </w:numPr>
        <w:bidi/>
        <w:spacing w:line="480" w:lineRule="auto"/>
        <w:outlineLvl w:val="0"/>
        <w:rPr>
          <w:rFonts w:ascii="David" w:hAnsi="David" w:cs="David"/>
          <w:b/>
          <w:bCs/>
          <w:sz w:val="28"/>
          <w:szCs w:val="28"/>
        </w:rPr>
      </w:pPr>
      <w:bookmarkStart w:id="111" w:name="_Toc180748035"/>
      <w:bookmarkStart w:id="112" w:name="_Toc180771662"/>
      <w:bookmarkStart w:id="113" w:name="_Toc180865282"/>
      <w:bookmarkStart w:id="114" w:name="_Toc182072395"/>
      <w:r w:rsidRPr="00AA62BB">
        <w:rPr>
          <w:rFonts w:ascii="David" w:hAnsi="David" w:cs="David"/>
          <w:b/>
          <w:bCs/>
          <w:sz w:val="28"/>
          <w:szCs w:val="28"/>
          <w:rtl/>
        </w:rPr>
        <w:t>נספחים</w:t>
      </w:r>
      <w:bookmarkEnd w:id="111"/>
      <w:bookmarkEnd w:id="112"/>
      <w:bookmarkEnd w:id="113"/>
      <w:bookmarkEnd w:id="114"/>
    </w:p>
    <w:p w14:paraId="0EAF16CC" w14:textId="1188C36C" w:rsidR="00D31BCA" w:rsidRDefault="00D31BCA" w:rsidP="00257AF9">
      <w:pPr>
        <w:pStyle w:val="a6"/>
        <w:bidi/>
        <w:spacing w:line="480" w:lineRule="auto"/>
        <w:ind w:left="360"/>
        <w:rPr>
          <w:rFonts w:ascii="David" w:hAnsi="David" w:cs="David"/>
          <w:sz w:val="24"/>
          <w:szCs w:val="24"/>
          <w:rtl/>
        </w:rPr>
      </w:pPr>
      <w:r w:rsidRPr="00AA62BB">
        <w:rPr>
          <w:rFonts w:ascii="David" w:hAnsi="David" w:cs="David"/>
          <w:sz w:val="24"/>
          <w:szCs w:val="24"/>
          <w:rtl/>
        </w:rPr>
        <w:t xml:space="preserve">נספח א: </w:t>
      </w:r>
      <w:r w:rsidR="00257AF9" w:rsidRPr="00D26F68">
        <w:rPr>
          <w:rFonts w:ascii="David" w:eastAsia="Times New Roman" w:hAnsi="David" w:cs="David"/>
          <w:sz w:val="24"/>
          <w:szCs w:val="24"/>
        </w:rPr>
        <w:t>Raspberry Pi 5</w:t>
      </w:r>
      <w:r w:rsidR="00257AF9" w:rsidRPr="00D26F68">
        <w:rPr>
          <w:rFonts w:ascii="David" w:eastAsia="Calibri" w:hAnsi="David" w:cs="David" w:hint="cs"/>
          <w:sz w:val="24"/>
          <w:szCs w:val="24"/>
          <w:rtl/>
        </w:rPr>
        <w:t xml:space="preserve"> מפרט + הוראות התקנה</w:t>
      </w:r>
    </w:p>
    <w:p w14:paraId="5FCB74F9" w14:textId="3B2428D3" w:rsidR="00D26F68" w:rsidRDefault="00D26F68" w:rsidP="00257AF9">
      <w:pPr>
        <w:pStyle w:val="a6"/>
        <w:bidi/>
        <w:spacing w:line="480" w:lineRule="auto"/>
        <w:ind w:left="360"/>
        <w:rPr>
          <w:rFonts w:ascii="David" w:hAnsi="David" w:cs="David"/>
          <w:sz w:val="24"/>
          <w:szCs w:val="24"/>
          <w:rtl/>
        </w:rPr>
      </w:pPr>
      <w:r w:rsidRPr="00D26F68">
        <w:rPr>
          <w:rFonts w:ascii="David" w:eastAsia="Times New Roman" w:hAnsi="David" w:cs="David" w:hint="cs"/>
          <w:sz w:val="24"/>
          <w:szCs w:val="24"/>
          <w:rtl/>
        </w:rPr>
        <w:t xml:space="preserve">נספח ב: </w:t>
      </w:r>
      <w:r w:rsidR="00257AF9">
        <w:rPr>
          <w:rFonts w:ascii="David" w:hAnsi="David" w:cs="David" w:hint="cs"/>
          <w:sz w:val="24"/>
          <w:szCs w:val="24"/>
          <w:rtl/>
        </w:rPr>
        <w:t>חיישן הול</w:t>
      </w:r>
    </w:p>
    <w:p w14:paraId="1E5F2EE3" w14:textId="0FABCAB3" w:rsidR="00D31BCA" w:rsidRDefault="00034322" w:rsidP="00505873">
      <w:pPr>
        <w:pStyle w:val="a6"/>
        <w:bidi/>
        <w:spacing w:line="480" w:lineRule="auto"/>
        <w:ind w:left="360"/>
        <w:rPr>
          <w:rFonts w:ascii="David" w:eastAsia="Times New Roman" w:hAnsi="David" w:cs="David"/>
          <w:sz w:val="24"/>
          <w:szCs w:val="24"/>
          <w:rtl/>
        </w:rPr>
      </w:pPr>
      <w:r>
        <w:rPr>
          <w:rFonts w:ascii="David" w:hAnsi="David" w:cs="David" w:hint="cs"/>
          <w:sz w:val="24"/>
          <w:szCs w:val="24"/>
          <w:rtl/>
        </w:rPr>
        <w:t xml:space="preserve">נספח ג: </w:t>
      </w:r>
      <w:r w:rsidR="00257AF9" w:rsidRPr="00257AF9">
        <w:rPr>
          <w:rFonts w:ascii="David" w:eastAsia="Times New Roman" w:hAnsi="David" w:cs="David" w:hint="cs"/>
          <w:sz w:val="24"/>
          <w:szCs w:val="24"/>
          <w:rtl/>
        </w:rPr>
        <w:t>כיסוי פלסטיק בהדפסת תלת מימד והרכבתו</w:t>
      </w:r>
    </w:p>
    <w:p w14:paraId="4C8BDCD0" w14:textId="2695D81D" w:rsidR="00505873" w:rsidRPr="00505873" w:rsidRDefault="00505873" w:rsidP="00505873">
      <w:pPr>
        <w:pStyle w:val="a6"/>
        <w:bidi/>
        <w:spacing w:line="480" w:lineRule="auto"/>
        <w:ind w:left="360"/>
        <w:rPr>
          <w:rFonts w:ascii="David" w:hAnsi="David" w:cs="David"/>
          <w:sz w:val="24"/>
          <w:szCs w:val="24"/>
          <w:rtl/>
        </w:rPr>
      </w:pPr>
      <w:r>
        <w:rPr>
          <w:rFonts w:ascii="David" w:eastAsia="Times New Roman" w:hAnsi="David" w:cs="David" w:hint="cs"/>
          <w:sz w:val="24"/>
          <w:szCs w:val="24"/>
          <w:rtl/>
        </w:rPr>
        <w:t xml:space="preserve">נספח ד: </w:t>
      </w:r>
      <w:r>
        <w:rPr>
          <w:rFonts w:ascii="David" w:hAnsi="David" w:cs="David" w:hint="cs"/>
          <w:sz w:val="24"/>
          <w:szCs w:val="24"/>
          <w:rtl/>
        </w:rPr>
        <w:t>תוכן הקוד</w:t>
      </w:r>
    </w:p>
    <w:p w14:paraId="02224AE3" w14:textId="450AA3DF" w:rsidR="00D26F68" w:rsidRPr="00D26F68" w:rsidRDefault="005E7D2C" w:rsidP="00257AF9">
      <w:pPr>
        <w:pStyle w:val="a6"/>
        <w:numPr>
          <w:ilvl w:val="0"/>
          <w:numId w:val="49"/>
        </w:numPr>
        <w:bidi/>
        <w:spacing w:line="276" w:lineRule="auto"/>
        <w:rPr>
          <w:rFonts w:ascii="David" w:eastAsia="Times New Roman" w:hAnsi="David" w:cs="David"/>
          <w:sz w:val="24"/>
          <w:szCs w:val="24"/>
        </w:rPr>
      </w:pPr>
      <w:r>
        <w:rPr>
          <w:rFonts w:ascii="David" w:eastAsia="Times New Roman" w:hAnsi="David" w:cs="David" w:hint="cs"/>
          <w:b/>
          <w:bCs/>
          <w:sz w:val="24"/>
          <w:szCs w:val="24"/>
          <w:rtl/>
        </w:rPr>
        <w:t xml:space="preserve">נספח </w:t>
      </w:r>
      <w:r w:rsidR="00257AF9">
        <w:rPr>
          <w:rFonts w:ascii="David" w:eastAsia="Times New Roman" w:hAnsi="David" w:cs="David" w:hint="cs"/>
          <w:b/>
          <w:bCs/>
          <w:sz w:val="24"/>
          <w:szCs w:val="24"/>
          <w:rtl/>
        </w:rPr>
        <w:t>א</w:t>
      </w:r>
      <w:r>
        <w:rPr>
          <w:rFonts w:ascii="David" w:eastAsia="Times New Roman" w:hAnsi="David" w:cs="David" w:hint="cs"/>
          <w:b/>
          <w:bCs/>
          <w:sz w:val="24"/>
          <w:szCs w:val="24"/>
          <w:rtl/>
        </w:rPr>
        <w:t xml:space="preserve">: </w:t>
      </w:r>
      <w:r>
        <w:rPr>
          <w:rFonts w:ascii="David" w:eastAsia="Times New Roman" w:hAnsi="David" w:cs="David"/>
          <w:b/>
          <w:bCs/>
          <w:sz w:val="24"/>
          <w:szCs w:val="24"/>
        </w:rPr>
        <w:t>Raspberry Pi 5</w:t>
      </w:r>
      <w:r w:rsidR="00D26F68">
        <w:rPr>
          <w:rFonts w:ascii="David" w:eastAsia="Calibri" w:hAnsi="David" w:cs="David" w:hint="cs"/>
          <w:b/>
          <w:bCs/>
          <w:sz w:val="26"/>
          <w:szCs w:val="26"/>
          <w:rtl/>
        </w:rPr>
        <w:t xml:space="preserve"> מפרט + הוראות התקנה</w:t>
      </w:r>
    </w:p>
    <w:p w14:paraId="5B979FB0" w14:textId="77777777" w:rsidR="00D26F68" w:rsidRDefault="00D26F68" w:rsidP="00D26F68">
      <w:pPr>
        <w:spacing w:line="276" w:lineRule="auto"/>
        <w:jc w:val="both"/>
        <w:rPr>
          <w:rFonts w:ascii="David" w:eastAsia="Times New Roman" w:hAnsi="David" w:cs="David"/>
          <w:sz w:val="24"/>
          <w:szCs w:val="24"/>
          <w:u w:val="single"/>
        </w:rPr>
      </w:pPr>
      <w:r>
        <w:rPr>
          <w:rFonts w:ascii="David" w:eastAsia="Times New Roman" w:hAnsi="David" w:cs="David"/>
          <w:sz w:val="24"/>
          <w:szCs w:val="24"/>
          <w:u w:val="single"/>
        </w:rPr>
        <w:t>Raspberry Pi 5:</w:t>
      </w:r>
    </w:p>
    <w:p w14:paraId="62D60E62" w14:textId="77777777" w:rsidR="00D26F68" w:rsidRDefault="00D26F68" w:rsidP="00D26F68">
      <w:pPr>
        <w:spacing w:line="276" w:lineRule="auto"/>
        <w:jc w:val="both"/>
        <w:rPr>
          <w:rFonts w:ascii="David" w:eastAsia="Times New Roman" w:hAnsi="David" w:cs="David"/>
          <w:sz w:val="24"/>
          <w:szCs w:val="24"/>
        </w:rPr>
      </w:pPr>
      <w:r>
        <w:rPr>
          <w:rFonts w:ascii="David" w:eastAsia="Times New Roman" w:hAnsi="David" w:cs="David"/>
          <w:sz w:val="24"/>
          <w:szCs w:val="24"/>
        </w:rPr>
        <w:t>Processor: Broadcom BCM2712 64-bit quad-core ARM Cortex-A76.</w:t>
      </w:r>
    </w:p>
    <w:p w14:paraId="48F2B193" w14:textId="77777777" w:rsidR="00D26F68" w:rsidRDefault="00D26F68" w:rsidP="00D26F68">
      <w:pPr>
        <w:spacing w:line="276" w:lineRule="auto"/>
        <w:jc w:val="both"/>
        <w:rPr>
          <w:rFonts w:ascii="David" w:eastAsia="Times New Roman" w:hAnsi="David" w:cs="David"/>
          <w:sz w:val="24"/>
          <w:szCs w:val="24"/>
        </w:rPr>
      </w:pPr>
      <w:r>
        <w:rPr>
          <w:rFonts w:ascii="David" w:eastAsia="Times New Roman" w:hAnsi="David" w:cs="David"/>
          <w:sz w:val="24"/>
          <w:szCs w:val="24"/>
        </w:rPr>
        <w:t>RAM: Options for 4GB, or 8GB LPDDR4X SDRAM.</w:t>
      </w:r>
    </w:p>
    <w:p w14:paraId="2193246E" w14:textId="77777777" w:rsidR="00D26F68" w:rsidRDefault="00D26F68" w:rsidP="00D26F68">
      <w:pPr>
        <w:spacing w:line="276" w:lineRule="auto"/>
        <w:jc w:val="both"/>
        <w:rPr>
          <w:rFonts w:ascii="David" w:eastAsia="Times New Roman" w:hAnsi="David" w:cs="David"/>
          <w:sz w:val="24"/>
          <w:szCs w:val="24"/>
        </w:rPr>
      </w:pPr>
      <w:r>
        <w:rPr>
          <w:rFonts w:ascii="David" w:eastAsia="Times New Roman" w:hAnsi="David" w:cs="David"/>
          <w:sz w:val="24"/>
          <w:szCs w:val="24"/>
        </w:rPr>
        <w:t>USB Ports: 2 USB 2.0 ports and 2 USB 3.0 ports.</w:t>
      </w:r>
    </w:p>
    <w:p w14:paraId="24E94324" w14:textId="77777777" w:rsidR="00D26F68" w:rsidRDefault="00D26F68" w:rsidP="00D26F68">
      <w:pPr>
        <w:spacing w:line="276" w:lineRule="auto"/>
        <w:jc w:val="both"/>
        <w:rPr>
          <w:rFonts w:ascii="David" w:eastAsia="Times New Roman" w:hAnsi="David" w:cs="David"/>
          <w:sz w:val="24"/>
          <w:szCs w:val="24"/>
        </w:rPr>
      </w:pPr>
      <w:r>
        <w:rPr>
          <w:rFonts w:ascii="David" w:eastAsia="Times New Roman" w:hAnsi="David" w:cs="David"/>
          <w:sz w:val="24"/>
          <w:szCs w:val="24"/>
        </w:rPr>
        <w:t>Ethernet: Gigabit Ethernet</w:t>
      </w:r>
      <w:r>
        <w:t xml:space="preserve"> </w:t>
      </w:r>
      <w:r>
        <w:rPr>
          <w:rFonts w:ascii="David" w:eastAsia="Times New Roman" w:hAnsi="David" w:cs="David"/>
          <w:sz w:val="24"/>
          <w:szCs w:val="24"/>
        </w:rPr>
        <w:t>, with support for 2.5 Gbps.</w:t>
      </w:r>
    </w:p>
    <w:p w14:paraId="23C171E1" w14:textId="77777777" w:rsidR="00D26F68" w:rsidRDefault="00D26F68" w:rsidP="00D26F68">
      <w:pPr>
        <w:spacing w:line="276" w:lineRule="auto"/>
        <w:jc w:val="both"/>
        <w:rPr>
          <w:rFonts w:ascii="David" w:eastAsia="Times New Roman" w:hAnsi="David" w:cs="David"/>
          <w:sz w:val="24"/>
          <w:szCs w:val="24"/>
        </w:rPr>
      </w:pPr>
      <w:r>
        <w:rPr>
          <w:rFonts w:ascii="David" w:eastAsia="Times New Roman" w:hAnsi="David" w:cs="David"/>
          <w:sz w:val="24"/>
          <w:szCs w:val="24"/>
        </w:rPr>
        <w:t>Video Output: Dual micro HDMI ports supporting up to 4K resolution at 60fps.</w:t>
      </w:r>
    </w:p>
    <w:p w14:paraId="4F3A8840" w14:textId="77777777" w:rsidR="00D26F68" w:rsidRDefault="00D26F68" w:rsidP="00D26F68">
      <w:pPr>
        <w:spacing w:line="276" w:lineRule="auto"/>
        <w:jc w:val="both"/>
        <w:rPr>
          <w:rFonts w:ascii="David" w:eastAsia="Times New Roman" w:hAnsi="David" w:cs="David"/>
          <w:sz w:val="24"/>
          <w:szCs w:val="24"/>
        </w:rPr>
      </w:pPr>
      <w:r>
        <w:rPr>
          <w:rFonts w:ascii="David" w:eastAsia="Times New Roman" w:hAnsi="David" w:cs="David"/>
          <w:sz w:val="24"/>
          <w:szCs w:val="24"/>
        </w:rPr>
        <w:t>GPIO Pins: 40 GPIO pins.</w:t>
      </w:r>
    </w:p>
    <w:p w14:paraId="1389CBFB" w14:textId="77777777" w:rsidR="00D26F68" w:rsidRDefault="00D26F68" w:rsidP="00D26F68">
      <w:pPr>
        <w:spacing w:line="276" w:lineRule="auto"/>
        <w:jc w:val="both"/>
        <w:rPr>
          <w:rFonts w:ascii="David" w:eastAsia="Times New Roman" w:hAnsi="David" w:cs="David"/>
          <w:sz w:val="24"/>
          <w:szCs w:val="24"/>
        </w:rPr>
      </w:pPr>
      <w:r>
        <w:rPr>
          <w:rFonts w:ascii="David" w:eastAsia="Times New Roman" w:hAnsi="David" w:cs="David"/>
          <w:sz w:val="24"/>
          <w:szCs w:val="24"/>
        </w:rPr>
        <w:t>Wireless: Dual-band Wi-Fi 6 (802.11ac) and Bluetooth 5.0.</w:t>
      </w:r>
    </w:p>
    <w:p w14:paraId="28630FA9" w14:textId="2BE8533B" w:rsidR="00D26F68" w:rsidRDefault="00D26F68" w:rsidP="00D26F68">
      <w:pPr>
        <w:spacing w:line="276" w:lineRule="auto"/>
        <w:jc w:val="both"/>
        <w:rPr>
          <w:rFonts w:ascii="David" w:eastAsia="Times New Roman" w:hAnsi="David" w:cs="David"/>
          <w:sz w:val="24"/>
          <w:szCs w:val="24"/>
        </w:rPr>
      </w:pPr>
      <w:r>
        <w:rPr>
          <w:rFonts w:ascii="David" w:eastAsia="Times New Roman" w:hAnsi="David" w:cs="David"/>
          <w:sz w:val="24"/>
          <w:szCs w:val="24"/>
        </w:rPr>
        <w:t xml:space="preserve">Power Supply: </w:t>
      </w:r>
      <w:r w:rsidRPr="00D26F68">
        <w:rPr>
          <w:rFonts w:ascii="David" w:eastAsia="Times New Roman" w:hAnsi="David" w:cs="David"/>
          <w:sz w:val="24"/>
          <w:szCs w:val="24"/>
        </w:rPr>
        <w:t>5V/5A DC power via USB-C</w:t>
      </w:r>
      <w:r>
        <w:rPr>
          <w:rFonts w:ascii="David" w:eastAsia="Times New Roman" w:hAnsi="David" w:cs="David"/>
          <w:sz w:val="24"/>
          <w:szCs w:val="24"/>
        </w:rPr>
        <w:t>.</w:t>
      </w:r>
    </w:p>
    <w:p w14:paraId="7B5C9810" w14:textId="77777777" w:rsidR="00D26F68" w:rsidRDefault="00D26F68" w:rsidP="00D26F68">
      <w:pPr>
        <w:spacing w:line="276" w:lineRule="auto"/>
        <w:jc w:val="both"/>
        <w:rPr>
          <w:rFonts w:ascii="David" w:eastAsia="Times New Roman" w:hAnsi="David" w:cs="David"/>
          <w:sz w:val="24"/>
          <w:szCs w:val="24"/>
        </w:rPr>
      </w:pPr>
      <w:r>
        <w:rPr>
          <w:rFonts w:ascii="David" w:eastAsia="Times New Roman" w:hAnsi="David" w:cs="David"/>
          <w:sz w:val="24"/>
          <w:szCs w:val="24"/>
        </w:rPr>
        <w:t>MicroSD Card Slot: Yes.</w:t>
      </w:r>
    </w:p>
    <w:p w14:paraId="740319F1" w14:textId="429C52D3" w:rsidR="005E7D2C" w:rsidRPr="00B04C05" w:rsidRDefault="005E7D2C" w:rsidP="00D26F68">
      <w:pPr>
        <w:pStyle w:val="a6"/>
        <w:bidi/>
        <w:spacing w:line="276" w:lineRule="auto"/>
        <w:rPr>
          <w:rFonts w:ascii="David" w:eastAsia="Times New Roman" w:hAnsi="David" w:cs="David"/>
          <w:sz w:val="24"/>
          <w:szCs w:val="24"/>
          <w:rtl/>
        </w:rPr>
      </w:pPr>
      <w:r w:rsidRPr="00B04C05">
        <w:rPr>
          <w:rFonts w:ascii="David" w:eastAsia="Calibri" w:hAnsi="David" w:cs="David"/>
          <w:b/>
          <w:bCs/>
          <w:sz w:val="26"/>
          <w:szCs w:val="26"/>
          <w:rtl/>
        </w:rPr>
        <w:br/>
      </w:r>
      <w:r w:rsidRPr="00B04C05">
        <w:rPr>
          <w:rFonts w:ascii="David" w:eastAsia="Calibri" w:hAnsi="David" w:cs="David"/>
          <w:sz w:val="24"/>
          <w:szCs w:val="24"/>
          <w:rtl/>
        </w:rPr>
        <w:t xml:space="preserve">כרטיס </w:t>
      </w:r>
      <w:r w:rsidRPr="00B04C05">
        <w:rPr>
          <w:rFonts w:ascii="David" w:eastAsia="Calibri" w:hAnsi="David" w:cs="David"/>
          <w:sz w:val="24"/>
          <w:szCs w:val="24"/>
        </w:rPr>
        <w:t>RaspberryPi5</w:t>
      </w:r>
      <w:r w:rsidRPr="00B04C05">
        <w:rPr>
          <w:rFonts w:ascii="David" w:eastAsia="Calibri" w:hAnsi="David" w:cs="David"/>
          <w:sz w:val="24"/>
          <w:szCs w:val="24"/>
          <w:rtl/>
        </w:rPr>
        <w:t xml:space="preserve"> הוא </w:t>
      </w:r>
      <w:r w:rsidRPr="00B04C05">
        <w:rPr>
          <w:rFonts w:ascii="David" w:eastAsia="Calibri" w:hAnsi="David" w:cs="David"/>
          <w:sz w:val="24"/>
          <w:szCs w:val="24"/>
        </w:rPr>
        <w:t>Microprocessor</w:t>
      </w:r>
      <w:r w:rsidRPr="00B04C05">
        <w:rPr>
          <w:rFonts w:ascii="David" w:eastAsia="Calibri" w:hAnsi="David" w:cs="David"/>
          <w:sz w:val="24"/>
          <w:szCs w:val="24"/>
          <w:rtl/>
        </w:rPr>
        <w:t xml:space="preserve"> אשר מסוגל לבצע פעולות רבות כמו מחשב רגיל. מערכת ההפעלה היא לינוקס, חינמית (</w:t>
      </w:r>
      <w:r w:rsidRPr="00B04C05">
        <w:rPr>
          <w:rFonts w:ascii="David" w:eastAsia="Calibri" w:hAnsi="David" w:cs="David"/>
          <w:sz w:val="24"/>
          <w:szCs w:val="24"/>
        </w:rPr>
        <w:t>Open Source</w:t>
      </w:r>
      <w:r w:rsidRPr="00B04C05">
        <w:rPr>
          <w:rFonts w:ascii="David" w:eastAsia="Calibri" w:hAnsi="David" w:cs="David"/>
          <w:sz w:val="24"/>
          <w:szCs w:val="24"/>
          <w:rtl/>
        </w:rPr>
        <w:t xml:space="preserve">) והיא עובדת ביותר מ90% מהמחשבים בעולם. התוכנה כתובה בשפת </w:t>
      </w:r>
      <w:r w:rsidRPr="00B04C05">
        <w:rPr>
          <w:rFonts w:ascii="David" w:eastAsia="Calibri" w:hAnsi="David" w:cs="David"/>
          <w:sz w:val="24"/>
          <w:szCs w:val="24"/>
        </w:rPr>
        <w:t>Python</w:t>
      </w:r>
      <w:r w:rsidRPr="00B04C05">
        <w:rPr>
          <w:rFonts w:ascii="David" w:eastAsia="Calibri" w:hAnsi="David" w:cs="David"/>
          <w:sz w:val="24"/>
          <w:szCs w:val="24"/>
          <w:rtl/>
        </w:rPr>
        <w:t>.</w:t>
      </w:r>
    </w:p>
    <w:p w14:paraId="360739B9" w14:textId="74F120A2" w:rsidR="005E7D2C" w:rsidRPr="005E7D2C" w:rsidRDefault="005E7D2C" w:rsidP="0075125F">
      <w:pPr>
        <w:bidi/>
        <w:spacing w:line="276" w:lineRule="auto"/>
        <w:ind w:left="720"/>
        <w:jc w:val="both"/>
        <w:rPr>
          <w:rFonts w:ascii="Calibri" w:eastAsia="Calibri" w:hAnsi="Calibri" w:cs="Arial"/>
          <w:rtl/>
        </w:rPr>
      </w:pPr>
      <w:r w:rsidRPr="005E7D2C">
        <w:rPr>
          <w:rFonts w:ascii="David" w:eastAsia="Calibri" w:hAnsi="David" w:cs="David"/>
          <w:sz w:val="24"/>
          <w:szCs w:val="24"/>
          <w:rtl/>
        </w:rPr>
        <w:t xml:space="preserve">לפני התקנת מערכת ההפעלה, יש להוציא את כרטיס הזיכרון ולפרמט אותו. ניתן להיעזר בסרטון הבא: </w:t>
      </w:r>
      <w:hyperlink r:id="rId34" w:history="1">
        <w:r w:rsidRPr="005E7D2C">
          <w:rPr>
            <w:rFonts w:ascii="David" w:eastAsia="Calibri" w:hAnsi="David" w:cs="David"/>
            <w:color w:val="0563C1" w:themeColor="hyperlink"/>
            <w:sz w:val="24"/>
            <w:szCs w:val="24"/>
            <w:u w:val="single"/>
          </w:rPr>
          <w:t>How to Format and Reuse a Raspberry Pi SD Card (youtube.com)</w:t>
        </w:r>
      </w:hyperlink>
      <m:oMath>
        <m:r>
          <w:rPr>
            <w:rFonts w:ascii="Cambria Math" w:eastAsia="Times New Roman" w:hAnsi="Cambria Math" w:cs="David"/>
            <w:sz w:val="24"/>
            <w:szCs w:val="24"/>
          </w:rPr>
          <m:t xml:space="preserve"> </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 xml:space="preserve"> </m:t>
            </m:r>
          </m:e>
          <m:sup>
            <m:r>
              <m:rPr>
                <m:sty m:val="p"/>
              </m:rPr>
              <w:rPr>
                <w:rFonts w:ascii="Cambria Math" w:eastAsia="Times New Roman" w:hAnsi="Cambria Math" w:cs="David"/>
                <w:sz w:val="24"/>
                <w:szCs w:val="24"/>
              </w:rPr>
              <m:t>[5</m:t>
            </m:r>
            <m:r>
              <w:rPr>
                <w:rFonts w:ascii="Cambria Math" w:eastAsia="Times New Roman" w:hAnsi="Cambria Math" w:cs="David"/>
                <w:sz w:val="24"/>
                <w:szCs w:val="24"/>
              </w:rPr>
              <m:t>]</m:t>
            </m:r>
          </m:sup>
        </m:sSup>
      </m:oMath>
      <w:r w:rsidR="0075125F">
        <w:rPr>
          <w:rFonts w:ascii="David" w:eastAsia="Times New Roman" w:hAnsi="David" w:cs="David" w:hint="cs"/>
          <w:sz w:val="24"/>
          <w:szCs w:val="24"/>
          <w:rtl/>
        </w:rPr>
        <w:t>.</w:t>
      </w:r>
    </w:p>
    <w:p w14:paraId="4E3E3BC2" w14:textId="49B5E195" w:rsidR="005E7D2C" w:rsidRPr="005E7D2C" w:rsidRDefault="005E7D2C" w:rsidP="005E7D2C">
      <w:pPr>
        <w:bidi/>
        <w:spacing w:line="276" w:lineRule="auto"/>
        <w:ind w:left="720"/>
        <w:jc w:val="both"/>
        <w:rPr>
          <w:rFonts w:ascii="Calibri" w:eastAsia="Calibri" w:hAnsi="Calibri" w:cs="Arial"/>
        </w:rPr>
      </w:pPr>
      <w:r w:rsidRPr="005E7D2C">
        <w:rPr>
          <w:rFonts w:ascii="David" w:eastAsia="Calibri" w:hAnsi="David" w:cs="David"/>
          <w:sz w:val="24"/>
          <w:szCs w:val="24"/>
          <w:rtl/>
        </w:rPr>
        <w:lastRenderedPageBreak/>
        <w:t xml:space="preserve">לאחר הפירמוט יש להכניס שוב את כרטיס הזיכרון ולצרוב עליו את מערכת ההפעלה שתצורף על ידינו. הערה חשובה: כאשר מתקינים את מערכת ההפעלה, יגיע השלב שבו בוחרים את מערכת ההפעלה, יש לבחור את האפשרות </w:t>
      </w:r>
      <w:r w:rsidRPr="005E7D2C">
        <w:rPr>
          <w:rFonts w:ascii="David" w:eastAsia="Calibri" w:hAnsi="David" w:cs="David"/>
          <w:sz w:val="24"/>
          <w:szCs w:val="24"/>
        </w:rPr>
        <w:t>use custom</w:t>
      </w:r>
      <w:r w:rsidRPr="005E7D2C">
        <w:rPr>
          <w:rFonts w:ascii="David" w:eastAsia="Calibri" w:hAnsi="David" w:cs="David"/>
          <w:sz w:val="24"/>
          <w:szCs w:val="24"/>
          <w:rtl/>
        </w:rPr>
        <w:t xml:space="preserve"> ולסמן את הקובץ </w:t>
      </w:r>
      <w:r w:rsidRPr="005E7D2C">
        <w:rPr>
          <w:rFonts w:ascii="David" w:eastAsia="Calibri" w:hAnsi="David" w:cs="David"/>
          <w:sz w:val="24"/>
          <w:szCs w:val="24"/>
        </w:rPr>
        <w:t>img</w:t>
      </w:r>
      <w:r w:rsidR="004B65CF">
        <w:rPr>
          <w:rFonts w:ascii="David" w:eastAsia="Calibri" w:hAnsi="David" w:cs="David"/>
          <w:sz w:val="24"/>
          <w:szCs w:val="24"/>
          <w:rtl/>
        </w:rPr>
        <w:t xml:space="preserve"> שניתן על ידינו בלבד </w:t>
      </w:r>
      <w:r w:rsidR="004B65CF">
        <w:rPr>
          <w:rFonts w:ascii="David" w:eastAsia="Calibri" w:hAnsi="David" w:cs="David" w:hint="cs"/>
          <w:sz w:val="24"/>
          <w:szCs w:val="24"/>
          <w:rtl/>
        </w:rPr>
        <w:t xml:space="preserve">, להלן  הקובץ : </w:t>
      </w:r>
      <m:oMath>
        <m:sSup>
          <m:sSupPr>
            <m:ctrlPr>
              <w:rPr>
                <w:rFonts w:ascii="Cambria Math" w:eastAsia="Times New Roman" w:hAnsi="Cambria Math" w:cs="David"/>
                <w:i/>
                <w:sz w:val="24"/>
                <w:szCs w:val="24"/>
              </w:rPr>
            </m:ctrlPr>
          </m:sSupPr>
          <m:e>
            <m:r>
              <w:rPr>
                <w:rFonts w:ascii="Cambria Math" w:eastAsia="Times New Roman" w:hAnsi="Cambria Math" w:cs="David"/>
                <w:sz w:val="24"/>
                <w:szCs w:val="24"/>
              </w:rPr>
              <m:t xml:space="preserve"> </m:t>
            </m:r>
          </m:e>
          <m:sup>
            <m:r>
              <m:rPr>
                <m:sty m:val="p"/>
              </m:rPr>
              <w:rPr>
                <w:rFonts w:ascii="Cambria Math" w:eastAsia="Times New Roman" w:hAnsi="Cambria Math" w:cs="David"/>
                <w:sz w:val="24"/>
                <w:szCs w:val="24"/>
              </w:rPr>
              <m:t>[6</m:t>
            </m:r>
            <m:r>
              <w:rPr>
                <w:rFonts w:ascii="Cambria Math" w:eastAsia="Times New Roman" w:hAnsi="Cambria Math" w:cs="David"/>
                <w:sz w:val="24"/>
                <w:szCs w:val="24"/>
              </w:rPr>
              <m:t>]</m:t>
            </m:r>
          </m:sup>
        </m:sSup>
      </m:oMath>
      <w:hyperlink r:id="rId35" w:history="1">
        <w:r w:rsidR="004B65CF" w:rsidRPr="004B65CF">
          <w:rPr>
            <w:rStyle w:val="Hyperlink"/>
            <w:rFonts w:ascii="Calibri" w:eastAsia="Calibri" w:hAnsi="Calibri" w:cs="Arial"/>
          </w:rPr>
          <w:t>image_file</w:t>
        </w:r>
      </w:hyperlink>
      <w:r w:rsidR="004B65CF">
        <w:rPr>
          <w:rFonts w:ascii="Calibri" w:eastAsia="Calibri" w:hAnsi="Calibri" w:cs="Arial" w:hint="cs"/>
          <w:rtl/>
        </w:rPr>
        <w:t>.</w:t>
      </w:r>
    </w:p>
    <w:p w14:paraId="44875B3E" w14:textId="59DEB0B0" w:rsidR="005E7D2C" w:rsidRDefault="005E7D2C" w:rsidP="004A1BCC">
      <w:pPr>
        <w:bidi/>
        <w:spacing w:line="276" w:lineRule="auto"/>
        <w:ind w:left="720"/>
        <w:jc w:val="both"/>
        <w:rPr>
          <w:rFonts w:ascii="Calibri" w:eastAsia="Calibri" w:hAnsi="Calibri" w:cs="Arial"/>
          <w:rtl/>
        </w:rPr>
      </w:pPr>
      <w:r w:rsidRPr="005E7D2C">
        <w:rPr>
          <w:rFonts w:ascii="David" w:eastAsia="Calibri" w:hAnsi="David" w:cs="David"/>
          <w:sz w:val="24"/>
          <w:szCs w:val="24"/>
          <w:rtl/>
        </w:rPr>
        <w:t xml:space="preserve">ניתן להיעזר במדריך שנכתב ע"י </w:t>
      </w:r>
      <w:r w:rsidRPr="005E7D2C">
        <w:rPr>
          <w:rFonts w:ascii="David" w:eastAsia="Calibri" w:hAnsi="David" w:cs="David"/>
          <w:sz w:val="24"/>
          <w:szCs w:val="24"/>
        </w:rPr>
        <w:t>Raspberry Pi</w:t>
      </w:r>
      <w:r w:rsidRPr="005E7D2C">
        <w:rPr>
          <w:rFonts w:ascii="David" w:eastAsia="Calibri" w:hAnsi="David" w:cs="David"/>
          <w:sz w:val="24"/>
          <w:szCs w:val="24"/>
          <w:rtl/>
        </w:rPr>
        <w:t xml:space="preserve"> : </w:t>
      </w:r>
      <w:hyperlink r:id="rId36" w:history="1">
        <w:r w:rsidRPr="005E7D2C">
          <w:rPr>
            <w:rFonts w:ascii="David" w:eastAsia="Calibri" w:hAnsi="David" w:cs="David"/>
            <w:color w:val="0563C1" w:themeColor="hyperlink"/>
            <w:sz w:val="24"/>
            <w:szCs w:val="24"/>
            <w:u w:val="single"/>
          </w:rPr>
          <w:t>Set up your SD card | Setting up your Raspberry Pi | Coding projects for kids and teens</w:t>
        </w:r>
      </w:hyperlink>
      <m:oMath>
        <m:r>
          <w:rPr>
            <w:rFonts w:ascii="Cambria Math" w:eastAsia="Times New Roman" w:hAnsi="Cambria Math" w:cs="David"/>
            <w:sz w:val="24"/>
            <w:szCs w:val="24"/>
          </w:rPr>
          <m:t xml:space="preserve"> </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 xml:space="preserve"> </m:t>
            </m:r>
          </m:e>
          <m:sup>
            <m:r>
              <m:rPr>
                <m:sty m:val="p"/>
              </m:rPr>
              <w:rPr>
                <w:rFonts w:ascii="Cambria Math" w:eastAsia="Times New Roman" w:hAnsi="Cambria Math" w:cs="David"/>
                <w:sz w:val="24"/>
                <w:szCs w:val="24"/>
              </w:rPr>
              <m:t>[7</m:t>
            </m:r>
            <m:r>
              <w:rPr>
                <w:rFonts w:ascii="Cambria Math" w:eastAsia="Times New Roman" w:hAnsi="Cambria Math" w:cs="David"/>
                <w:sz w:val="24"/>
                <w:szCs w:val="24"/>
              </w:rPr>
              <m:t>]</m:t>
            </m:r>
          </m:sup>
        </m:sSup>
      </m:oMath>
    </w:p>
    <w:p w14:paraId="08413CE1" w14:textId="77777777" w:rsidR="00EB3CF3" w:rsidRPr="005E7D2C" w:rsidRDefault="00EB3CF3" w:rsidP="00EB3CF3">
      <w:pPr>
        <w:bidi/>
        <w:spacing w:line="276" w:lineRule="auto"/>
        <w:ind w:left="720"/>
        <w:jc w:val="both"/>
        <w:rPr>
          <w:rFonts w:ascii="Calibri" w:eastAsia="Calibri" w:hAnsi="Calibri" w:cs="Arial"/>
          <w:rtl/>
        </w:rPr>
      </w:pPr>
    </w:p>
    <w:p w14:paraId="14D1EA5B" w14:textId="6ECF9193" w:rsidR="00EB3CF3" w:rsidRPr="00A847ED" w:rsidRDefault="0051099A" w:rsidP="00257AF9">
      <w:pPr>
        <w:pStyle w:val="a6"/>
        <w:numPr>
          <w:ilvl w:val="0"/>
          <w:numId w:val="49"/>
        </w:numPr>
        <w:bidi/>
        <w:spacing w:line="276" w:lineRule="auto"/>
        <w:rPr>
          <w:rFonts w:ascii="David" w:eastAsia="Times New Roman" w:hAnsi="David" w:cs="David"/>
          <w:b/>
          <w:bCs/>
          <w:sz w:val="24"/>
          <w:szCs w:val="24"/>
        </w:rPr>
      </w:pPr>
      <w:r w:rsidRPr="00A847ED">
        <w:rPr>
          <w:rFonts w:ascii="David" w:eastAsia="Times New Roman" w:hAnsi="David" w:cs="David" w:hint="cs"/>
          <w:b/>
          <w:bCs/>
          <w:sz w:val="24"/>
          <w:szCs w:val="24"/>
          <w:rtl/>
        </w:rPr>
        <w:t xml:space="preserve">נספח </w:t>
      </w:r>
      <w:r w:rsidR="00257AF9">
        <w:rPr>
          <w:rFonts w:ascii="David" w:eastAsia="Times New Roman" w:hAnsi="David" w:cs="David" w:hint="cs"/>
          <w:b/>
          <w:bCs/>
          <w:sz w:val="24"/>
          <w:szCs w:val="24"/>
          <w:rtl/>
        </w:rPr>
        <w:t>ב</w:t>
      </w:r>
      <w:r w:rsidR="00EB3CF3" w:rsidRPr="00A847ED">
        <w:rPr>
          <w:rFonts w:ascii="David" w:eastAsia="Times New Roman" w:hAnsi="David" w:cs="David" w:hint="cs"/>
          <w:b/>
          <w:bCs/>
          <w:sz w:val="24"/>
          <w:szCs w:val="24"/>
          <w:rtl/>
        </w:rPr>
        <w:t>: חיישן הול</w:t>
      </w:r>
    </w:p>
    <w:p w14:paraId="5418718F" w14:textId="77777777" w:rsidR="00EB3CF3" w:rsidRPr="00EB3CF3" w:rsidRDefault="00EB3CF3" w:rsidP="00EB3CF3">
      <w:pPr>
        <w:pStyle w:val="a6"/>
        <w:bidi/>
        <w:spacing w:line="276" w:lineRule="auto"/>
        <w:rPr>
          <w:rFonts w:ascii="David" w:eastAsia="Times New Roman" w:hAnsi="David" w:cs="David"/>
          <w:sz w:val="24"/>
          <w:szCs w:val="24"/>
        </w:rPr>
      </w:pPr>
      <w:r w:rsidRPr="00EB3CF3">
        <w:rPr>
          <w:rFonts w:ascii="David" w:eastAsia="Times New Roman" w:hAnsi="David" w:cs="David"/>
          <w:sz w:val="24"/>
          <w:szCs w:val="24"/>
          <w:rtl/>
        </w:rPr>
        <w:t>חיישן הול מבוסס על תופעה פיזיקלית שנקראת אפקט הול, שנחשפה לראשונה על ידי הפיזיקאי אדווין הול בשנת 1879. כאשר זורם זרם חשמלי דרך מוליך (כגון מוליך מתכתי או חומר מוליך למחצה), והשדה המגנטי פועל בניצב לכיוון הזרם, השדה המגנטי מפעיל כוח על האלקטרונים שזורמים בתוך החומר. כוח זה גורם לאלקטרונים לסטות ולהתקבץ בצד אחד של המוליך.</w:t>
      </w:r>
    </w:p>
    <w:p w14:paraId="48C9663F" w14:textId="77777777" w:rsidR="00EB3CF3" w:rsidRPr="00EB3CF3" w:rsidRDefault="00EB3CF3" w:rsidP="00EB3CF3">
      <w:pPr>
        <w:pStyle w:val="a6"/>
        <w:bidi/>
        <w:spacing w:line="276" w:lineRule="auto"/>
        <w:rPr>
          <w:rFonts w:ascii="David" w:eastAsia="Times New Roman" w:hAnsi="David" w:cs="David"/>
          <w:sz w:val="24"/>
          <w:szCs w:val="24"/>
        </w:rPr>
      </w:pPr>
      <w:r w:rsidRPr="00EB3CF3">
        <w:rPr>
          <w:rFonts w:ascii="David" w:eastAsia="Times New Roman" w:hAnsi="David" w:cs="David"/>
          <w:sz w:val="24"/>
          <w:szCs w:val="24"/>
          <w:rtl/>
        </w:rPr>
        <w:t>סטייה זו יוצרת הבדל במטען בין צד אחד של המוליך לבין הצד הנגדי שלו, מה שגורם להיווצרות הפרש מתחים קטן, שנקרא "מתח הול". החיישן עצמו כולל בדרך כלל שכבת חומר מוליך למחצה שבתוכה נוצר המתח. ככל שהשדה המגנטי חזק יותר, כך המתח הנוצר גדל.</w:t>
      </w:r>
    </w:p>
    <w:p w14:paraId="71645CEB" w14:textId="77777777" w:rsidR="00EB3CF3" w:rsidRPr="00EB3CF3" w:rsidRDefault="00EB3CF3" w:rsidP="00EB3CF3">
      <w:pPr>
        <w:pStyle w:val="a6"/>
        <w:bidi/>
        <w:spacing w:line="276" w:lineRule="auto"/>
        <w:rPr>
          <w:rFonts w:ascii="David" w:eastAsia="Times New Roman" w:hAnsi="David" w:cs="David"/>
          <w:sz w:val="24"/>
          <w:szCs w:val="24"/>
        </w:rPr>
      </w:pPr>
      <w:r w:rsidRPr="00EB3CF3">
        <w:rPr>
          <w:rFonts w:ascii="David" w:eastAsia="Times New Roman" w:hAnsi="David" w:cs="David"/>
          <w:sz w:val="24"/>
          <w:szCs w:val="24"/>
          <w:rtl/>
        </w:rPr>
        <w:t>חיישן הול ממיר את המתח הזה לאות חשמלי שניתן לקרוא ולפענח, כך שאם השדה המגנטי מתגבר או נחלש, האות החשמלי ישתנה בהתאם. בגלל התכונה הזו, חיישני הול יכולים לשמש למדידת עוצמת השדה המגנטי סביבם בצורה מדויקת.</w:t>
      </w:r>
    </w:p>
    <w:p w14:paraId="324DA200" w14:textId="77777777" w:rsidR="00EB3CF3" w:rsidRPr="00EB3CF3" w:rsidRDefault="00EB3CF3" w:rsidP="00EB3CF3">
      <w:pPr>
        <w:pStyle w:val="a6"/>
        <w:bidi/>
        <w:spacing w:line="276" w:lineRule="auto"/>
        <w:rPr>
          <w:rFonts w:ascii="David" w:eastAsia="Times New Roman" w:hAnsi="David" w:cs="David"/>
          <w:sz w:val="24"/>
          <w:szCs w:val="24"/>
          <w:rtl/>
        </w:rPr>
      </w:pPr>
      <w:r w:rsidRPr="00EB3CF3">
        <w:rPr>
          <w:rFonts w:ascii="David" w:eastAsia="Times New Roman" w:hAnsi="David" w:cs="David"/>
          <w:sz w:val="24"/>
          <w:szCs w:val="24"/>
          <w:rtl/>
        </w:rPr>
        <w:t>יתרון של חיישני הול הוא שהם אינם תלויים במגע מכני, כך שהם אמינים ועמידים לאורך זמן גם במצבים של שימוש אינטנסיבי או בתנאים סביבתיים קשים, כמו טמפרטורות קיצוניות או לחות.</w:t>
      </w:r>
    </w:p>
    <w:p w14:paraId="6C331E3B" w14:textId="4DC27498" w:rsidR="00654C3F" w:rsidRPr="00654C3F" w:rsidRDefault="00654C3F" w:rsidP="00257AF9">
      <w:pPr>
        <w:pStyle w:val="a6"/>
        <w:numPr>
          <w:ilvl w:val="0"/>
          <w:numId w:val="49"/>
        </w:numPr>
        <w:bidi/>
        <w:spacing w:line="276" w:lineRule="auto"/>
        <w:rPr>
          <w:rFonts w:ascii="David" w:eastAsia="Times New Roman" w:hAnsi="David" w:cs="David"/>
          <w:sz w:val="24"/>
          <w:szCs w:val="24"/>
        </w:rPr>
      </w:pPr>
      <w:r>
        <w:rPr>
          <w:rFonts w:ascii="David" w:eastAsia="Times New Roman" w:hAnsi="David" w:cs="David" w:hint="cs"/>
          <w:b/>
          <w:bCs/>
          <w:sz w:val="24"/>
          <w:szCs w:val="24"/>
          <w:rtl/>
        </w:rPr>
        <w:t xml:space="preserve">נספח </w:t>
      </w:r>
      <w:r w:rsidR="00257AF9">
        <w:rPr>
          <w:rFonts w:ascii="David" w:eastAsia="Times New Roman" w:hAnsi="David" w:cs="David" w:hint="cs"/>
          <w:b/>
          <w:bCs/>
          <w:sz w:val="24"/>
          <w:szCs w:val="24"/>
          <w:rtl/>
        </w:rPr>
        <w:t>ג</w:t>
      </w:r>
      <w:r>
        <w:rPr>
          <w:rFonts w:ascii="David" w:eastAsia="Times New Roman" w:hAnsi="David" w:cs="David" w:hint="cs"/>
          <w:b/>
          <w:bCs/>
          <w:sz w:val="24"/>
          <w:szCs w:val="24"/>
          <w:rtl/>
        </w:rPr>
        <w:t>: כיסוי פלסטיק בהדפסת תלת מימד</w:t>
      </w:r>
      <w:r w:rsidR="00257AF9">
        <w:rPr>
          <w:rFonts w:ascii="David" w:eastAsia="Times New Roman" w:hAnsi="David" w:cs="David" w:hint="cs"/>
          <w:sz w:val="24"/>
          <w:szCs w:val="24"/>
          <w:rtl/>
        </w:rPr>
        <w:t xml:space="preserve"> </w:t>
      </w:r>
      <w:r w:rsidR="00257AF9" w:rsidRPr="00257AF9">
        <w:rPr>
          <w:rFonts w:ascii="David" w:eastAsia="Times New Roman" w:hAnsi="David" w:cs="David" w:hint="cs"/>
          <w:b/>
          <w:bCs/>
          <w:sz w:val="24"/>
          <w:szCs w:val="24"/>
          <w:rtl/>
        </w:rPr>
        <w:t>והרכבתו</w:t>
      </w:r>
    </w:p>
    <w:p w14:paraId="6DB72ECA" w14:textId="3AD67FFC" w:rsidR="00654C3F" w:rsidRDefault="00654C3F" w:rsidP="00257AF9">
      <w:pPr>
        <w:pStyle w:val="a6"/>
        <w:bidi/>
        <w:spacing w:line="276" w:lineRule="auto"/>
        <w:rPr>
          <w:rFonts w:ascii="David" w:eastAsia="Times New Roman" w:hAnsi="David" w:cs="David"/>
          <w:sz w:val="24"/>
          <w:szCs w:val="24"/>
          <w:rtl/>
        </w:rPr>
      </w:pPr>
      <w:r>
        <w:rPr>
          <w:rFonts w:ascii="David" w:eastAsia="Times New Roman" w:hAnsi="David" w:cs="David" w:hint="cs"/>
          <w:sz w:val="24"/>
          <w:szCs w:val="24"/>
          <w:rtl/>
        </w:rPr>
        <w:t>כיסוי הפלסטיק תוכנן במיוחד עבור הפרויקט שלנו</w:t>
      </w:r>
      <w:r w:rsidR="009E4FA6">
        <w:rPr>
          <w:rFonts w:ascii="David" w:eastAsia="Times New Roman" w:hAnsi="David" w:cs="David" w:hint="cs"/>
          <w:sz w:val="24"/>
          <w:szCs w:val="24"/>
          <w:rtl/>
        </w:rPr>
        <w:t xml:space="preserve"> ומכיל שני חלקים. כיסוי לכל התכולה עם 4 חורים לתפיסת כיסוי המסך ע"י 4 ברגים וגב נשלף שניתן לסגירה עם 2 ברגים ואום .</w:t>
      </w:r>
      <w:r w:rsidR="009E4FA6">
        <w:rPr>
          <w:rFonts w:ascii="David" w:eastAsia="Times New Roman" w:hAnsi="David" w:cs="David"/>
          <w:sz w:val="24"/>
          <w:szCs w:val="24"/>
          <w:rtl/>
        </w:rPr>
        <w:br/>
      </w:r>
      <w:r w:rsidR="009E4FA6">
        <w:rPr>
          <w:rFonts w:ascii="David" w:eastAsia="Times New Roman" w:hAnsi="David" w:cs="David" w:hint="cs"/>
          <w:sz w:val="24"/>
          <w:szCs w:val="24"/>
          <w:rtl/>
        </w:rPr>
        <w:t xml:space="preserve">ההדפסה אורכת </w:t>
      </w:r>
      <w:r w:rsidR="00257AF9">
        <w:rPr>
          <w:rFonts w:ascii="David" w:eastAsia="Times New Roman" w:hAnsi="David" w:cs="David" w:hint="cs"/>
          <w:sz w:val="24"/>
          <w:szCs w:val="24"/>
          <w:rtl/>
        </w:rPr>
        <w:t>כ</w:t>
      </w:r>
      <w:r w:rsidR="009E4FA6">
        <w:rPr>
          <w:rFonts w:ascii="David" w:eastAsia="Times New Roman" w:hAnsi="David" w:cs="David" w:hint="cs"/>
          <w:sz w:val="24"/>
          <w:szCs w:val="24"/>
          <w:rtl/>
        </w:rPr>
        <w:t xml:space="preserve">12 שעות, נדרש להדפיס אותה בחומר מסוג </w:t>
      </w:r>
      <w:r w:rsidR="009E4FA6">
        <w:rPr>
          <w:rFonts w:ascii="David" w:eastAsia="Times New Roman" w:hAnsi="David" w:cs="David" w:hint="cs"/>
          <w:sz w:val="24"/>
          <w:szCs w:val="24"/>
        </w:rPr>
        <w:t>PLA</w:t>
      </w:r>
      <w:r w:rsidR="00257AF9">
        <w:rPr>
          <w:rFonts w:ascii="David" w:eastAsia="Times New Roman" w:hAnsi="David" w:cs="David" w:hint="cs"/>
          <w:sz w:val="24"/>
          <w:szCs w:val="24"/>
          <w:rtl/>
        </w:rPr>
        <w:t xml:space="preserve"> ומומלץ עם דיוק של פחות מ0.2 מ"מ.</w:t>
      </w:r>
    </w:p>
    <w:p w14:paraId="51F8C94D" w14:textId="11FD787C" w:rsidR="00257AF9" w:rsidRDefault="00257AF9" w:rsidP="004A1BCC">
      <w:pPr>
        <w:pStyle w:val="a6"/>
        <w:bidi/>
        <w:spacing w:line="276" w:lineRule="auto"/>
        <w:rPr>
          <w:rFonts w:ascii="David" w:eastAsia="Times New Roman" w:hAnsi="David" w:cs="David"/>
          <w:sz w:val="24"/>
          <w:szCs w:val="24"/>
          <w:rtl/>
        </w:rPr>
      </w:pPr>
      <w:r>
        <w:rPr>
          <w:rFonts w:ascii="David" w:eastAsia="Times New Roman" w:hAnsi="David" w:cs="David" w:hint="cs"/>
          <w:sz w:val="24"/>
          <w:szCs w:val="24"/>
          <w:rtl/>
        </w:rPr>
        <w:t xml:space="preserve">להלן הקבצים להדפסה להורדה : </w:t>
      </w:r>
      <w:hyperlink r:id="rId37" w:history="1">
        <w:r w:rsidRPr="00257AF9">
          <w:rPr>
            <w:rStyle w:val="Hyperlink"/>
            <w:rFonts w:ascii="David" w:eastAsia="Times New Roman" w:hAnsi="David" w:cs="David"/>
            <w:sz w:val="24"/>
            <w:szCs w:val="24"/>
          </w:rPr>
          <w:t>case files</w:t>
        </w:r>
      </w:hyperlink>
      <w:r>
        <w:rPr>
          <w:rFonts w:ascii="David" w:eastAsia="Times New Roman" w:hAnsi="David" w:cs="David" w:hint="cs"/>
          <w:sz w:val="24"/>
          <w:szCs w:val="24"/>
          <w:rtl/>
        </w:rPr>
        <w:t xml:space="preserve"> </w:t>
      </w:r>
      <m:oMath>
        <m:sSup>
          <m:sSupPr>
            <m:ctrlPr>
              <w:rPr>
                <w:rFonts w:ascii="Cambria Math" w:eastAsia="Times New Roman" w:hAnsi="Cambria Math" w:cs="David"/>
                <w:i/>
                <w:sz w:val="24"/>
                <w:szCs w:val="24"/>
              </w:rPr>
            </m:ctrlPr>
          </m:sSupPr>
          <m:e>
            <m:r>
              <w:rPr>
                <w:rFonts w:ascii="Cambria Math" w:eastAsia="Times New Roman" w:hAnsi="Cambria Math" w:cs="David"/>
                <w:sz w:val="24"/>
                <w:szCs w:val="24"/>
              </w:rPr>
              <m:t xml:space="preserve"> </m:t>
            </m:r>
          </m:e>
          <m:sup>
            <m:r>
              <m:rPr>
                <m:sty m:val="p"/>
              </m:rPr>
              <w:rPr>
                <w:rFonts w:ascii="Cambria Math" w:eastAsia="Times New Roman" w:hAnsi="Cambria Math" w:cs="David"/>
                <w:sz w:val="24"/>
                <w:szCs w:val="24"/>
              </w:rPr>
              <m:t>[8</m:t>
            </m:r>
            <m:r>
              <w:rPr>
                <w:rFonts w:ascii="Cambria Math" w:eastAsia="Times New Roman" w:hAnsi="Cambria Math" w:cs="David"/>
                <w:sz w:val="24"/>
                <w:szCs w:val="24"/>
              </w:rPr>
              <m:t>]</m:t>
            </m:r>
          </m:sup>
        </m:sSup>
      </m:oMath>
      <w:r>
        <w:rPr>
          <w:rFonts w:ascii="David" w:eastAsia="Times New Roman" w:hAnsi="David" w:cs="David" w:hint="cs"/>
          <w:sz w:val="24"/>
          <w:szCs w:val="24"/>
          <w:rtl/>
        </w:rPr>
        <w:t>.</w:t>
      </w:r>
    </w:p>
    <w:p w14:paraId="7689C8B8" w14:textId="7B1E2801" w:rsidR="0075125F" w:rsidRDefault="009E4FA6" w:rsidP="004A1BCC">
      <w:pPr>
        <w:pStyle w:val="a6"/>
        <w:bidi/>
        <w:spacing w:line="276" w:lineRule="auto"/>
        <w:rPr>
          <w:rFonts w:ascii="David" w:eastAsia="Times New Roman" w:hAnsi="David" w:cs="David"/>
          <w:sz w:val="24"/>
          <w:szCs w:val="24"/>
          <w:rtl/>
        </w:rPr>
      </w:pPr>
      <w:r>
        <w:rPr>
          <w:rFonts w:ascii="David" w:eastAsia="Times New Roman" w:hAnsi="David" w:cs="David" w:hint="cs"/>
          <w:sz w:val="24"/>
          <w:szCs w:val="24"/>
          <w:rtl/>
        </w:rPr>
        <w:t xml:space="preserve">מצורף סרטון הסברה כיצד להרכיב את המוצר : </w:t>
      </w:r>
      <w:hyperlink r:id="rId38" w:history="1">
        <w:r w:rsidRPr="009E4FA6">
          <w:rPr>
            <w:rStyle w:val="Hyperlink"/>
            <w:rFonts w:ascii="David" w:eastAsia="Times New Roman" w:hAnsi="David" w:cs="David" w:hint="eastAsia"/>
            <w:sz w:val="24"/>
            <w:szCs w:val="24"/>
            <w:rtl/>
          </w:rPr>
          <w:t>מדריך</w:t>
        </w:r>
        <w:r w:rsidRPr="009E4FA6">
          <w:rPr>
            <w:rStyle w:val="Hyperlink"/>
            <w:rFonts w:ascii="David" w:eastAsia="Times New Roman" w:hAnsi="David" w:cs="David"/>
            <w:sz w:val="24"/>
            <w:szCs w:val="24"/>
            <w:rtl/>
          </w:rPr>
          <w:t xml:space="preserve"> הרכבת כיסוי למסך</w:t>
        </w:r>
      </w:hyperlink>
      <m:oMath>
        <m:sSup>
          <m:sSupPr>
            <m:ctrlPr>
              <w:rPr>
                <w:rFonts w:ascii="Cambria Math" w:eastAsia="Times New Roman" w:hAnsi="Cambria Math" w:cs="David"/>
                <w:i/>
                <w:sz w:val="24"/>
                <w:szCs w:val="24"/>
              </w:rPr>
            </m:ctrlPr>
          </m:sSupPr>
          <m:e>
            <m:r>
              <w:rPr>
                <w:rFonts w:ascii="Cambria Math" w:eastAsia="Times New Roman" w:hAnsi="Cambria Math" w:cs="David"/>
                <w:sz w:val="24"/>
                <w:szCs w:val="24"/>
              </w:rPr>
              <m:t xml:space="preserve"> </m:t>
            </m:r>
          </m:e>
          <m:sup>
            <m:r>
              <m:rPr>
                <m:sty m:val="p"/>
              </m:rPr>
              <w:rPr>
                <w:rFonts w:ascii="Cambria Math" w:eastAsia="Times New Roman" w:hAnsi="Cambria Math" w:cs="David"/>
                <w:sz w:val="24"/>
                <w:szCs w:val="24"/>
              </w:rPr>
              <m:t>[9</m:t>
            </m:r>
            <m:r>
              <w:rPr>
                <w:rFonts w:ascii="Cambria Math" w:eastAsia="Times New Roman" w:hAnsi="Cambria Math" w:cs="David"/>
                <w:sz w:val="24"/>
                <w:szCs w:val="24"/>
              </w:rPr>
              <m:t>]</m:t>
            </m:r>
          </m:sup>
        </m:sSup>
      </m:oMath>
      <w:r>
        <w:rPr>
          <w:rFonts w:ascii="David" w:eastAsia="Times New Roman" w:hAnsi="David" w:cs="David" w:hint="cs"/>
          <w:sz w:val="24"/>
          <w:szCs w:val="24"/>
          <w:rtl/>
        </w:rPr>
        <w:t>.</w:t>
      </w:r>
    </w:p>
    <w:p w14:paraId="2DF49606" w14:textId="77777777" w:rsidR="0075125F" w:rsidRDefault="0075125F" w:rsidP="0075125F">
      <w:pPr>
        <w:pStyle w:val="a6"/>
        <w:numPr>
          <w:ilvl w:val="0"/>
          <w:numId w:val="49"/>
        </w:numPr>
        <w:bidi/>
        <w:spacing w:line="276" w:lineRule="auto"/>
        <w:rPr>
          <w:rFonts w:ascii="David" w:eastAsia="Times New Roman" w:hAnsi="David" w:cs="David"/>
          <w:sz w:val="24"/>
          <w:szCs w:val="24"/>
        </w:rPr>
      </w:pPr>
      <w:r w:rsidRPr="0075125F">
        <w:rPr>
          <w:rFonts w:ascii="David" w:eastAsia="Times New Roman" w:hAnsi="David" w:cs="David" w:hint="cs"/>
          <w:b/>
          <w:bCs/>
          <w:sz w:val="24"/>
          <w:szCs w:val="24"/>
          <w:rtl/>
        </w:rPr>
        <w:t>נספח ד</w:t>
      </w:r>
      <w:r>
        <w:rPr>
          <w:rFonts w:ascii="David" w:eastAsia="Times New Roman" w:hAnsi="David" w:cs="David" w:hint="cs"/>
          <w:sz w:val="24"/>
          <w:szCs w:val="24"/>
          <w:rtl/>
        </w:rPr>
        <w:t xml:space="preserve">: </w:t>
      </w:r>
      <w:r w:rsidRPr="0075125F">
        <w:rPr>
          <w:rFonts w:ascii="David" w:eastAsia="Times New Roman" w:hAnsi="David" w:cs="David" w:hint="cs"/>
          <w:b/>
          <w:bCs/>
          <w:sz w:val="24"/>
          <w:szCs w:val="24"/>
          <w:rtl/>
        </w:rPr>
        <w:t>תוכן הקוד</w:t>
      </w:r>
    </w:p>
    <w:p w14:paraId="2ECAB2FF" w14:textId="52F43F63" w:rsidR="003F666F" w:rsidRDefault="0075125F" w:rsidP="00447276">
      <w:pPr>
        <w:pStyle w:val="a6"/>
        <w:bidi/>
        <w:spacing w:line="276" w:lineRule="auto"/>
        <w:rPr>
          <w:rFonts w:ascii="David" w:eastAsia="Times New Roman" w:hAnsi="David" w:cs="David"/>
          <w:sz w:val="24"/>
          <w:szCs w:val="24"/>
          <w:rtl/>
        </w:rPr>
      </w:pPr>
      <w:r>
        <w:rPr>
          <w:rFonts w:ascii="David" w:eastAsia="Times New Roman" w:hAnsi="David" w:cs="David" w:hint="cs"/>
          <w:sz w:val="24"/>
          <w:szCs w:val="24"/>
          <w:rtl/>
        </w:rPr>
        <w:t xml:space="preserve">כל הקוד נערך, עודכן ונוהל באתר </w:t>
      </w:r>
      <w:r>
        <w:rPr>
          <w:rFonts w:ascii="David" w:eastAsia="Times New Roman" w:hAnsi="David" w:cs="David"/>
          <w:sz w:val="24"/>
          <w:szCs w:val="24"/>
        </w:rPr>
        <w:t>GitHub</w:t>
      </w:r>
      <w:r>
        <w:rPr>
          <w:rFonts w:ascii="David" w:eastAsia="Times New Roman" w:hAnsi="David" w:cs="David" w:hint="cs"/>
          <w:sz w:val="24"/>
          <w:szCs w:val="24"/>
          <w:rtl/>
        </w:rPr>
        <w:t xml:space="preserve"> למהלך כל הדרך. אנחנו נמשיך לתחזק אותו כרצון הלקוח להמשך הדרך. </w:t>
      </w:r>
      <w:r>
        <w:rPr>
          <w:rFonts w:ascii="David" w:eastAsia="Times New Roman" w:hAnsi="David" w:cs="David"/>
          <w:sz w:val="24"/>
          <w:szCs w:val="24"/>
          <w:rtl/>
        </w:rPr>
        <w:br/>
      </w:r>
      <w:r>
        <w:rPr>
          <w:rFonts w:ascii="David" w:eastAsia="Times New Roman" w:hAnsi="David" w:cs="David" w:hint="cs"/>
          <w:sz w:val="24"/>
          <w:szCs w:val="24"/>
          <w:rtl/>
        </w:rPr>
        <w:t xml:space="preserve">להלן קוד הפרויקט </w:t>
      </w:r>
      <w:hyperlink r:id="rId39" w:history="1">
        <w:r w:rsidRPr="00F65914">
          <w:rPr>
            <w:rStyle w:val="Hyperlink"/>
            <w:rFonts w:ascii="David" w:eastAsia="Times New Roman" w:hAnsi="David" w:cs="David"/>
            <w:sz w:val="24"/>
            <w:szCs w:val="24"/>
          </w:rPr>
          <w:t>smartBicycleRSP</w:t>
        </w:r>
      </w:hyperlink>
      <m:oMath>
        <m:r>
          <w:rPr>
            <w:rFonts w:ascii="Cambria Math" w:eastAsia="Times New Roman" w:hAnsi="Cambria Math" w:cs="David"/>
            <w:sz w:val="24"/>
            <w:szCs w:val="24"/>
          </w:rPr>
          <m:t xml:space="preserve"> </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 xml:space="preserve"> </m:t>
            </m:r>
          </m:e>
          <m:sup>
            <m:r>
              <m:rPr>
                <m:sty m:val="p"/>
              </m:rPr>
              <w:rPr>
                <w:rFonts w:ascii="Cambria Math" w:eastAsia="Times New Roman" w:hAnsi="Cambria Math" w:cs="David"/>
                <w:sz w:val="24"/>
                <w:szCs w:val="24"/>
              </w:rPr>
              <m:t>[4</m:t>
            </m:r>
            <m:r>
              <w:rPr>
                <w:rFonts w:ascii="Cambria Math" w:eastAsia="Times New Roman" w:hAnsi="Cambria Math" w:cs="David"/>
                <w:sz w:val="24"/>
                <w:szCs w:val="24"/>
              </w:rPr>
              <m:t>]</m:t>
            </m:r>
          </m:sup>
        </m:sSup>
      </m:oMath>
      <w:r>
        <w:rPr>
          <w:rFonts w:ascii="David" w:eastAsia="Times New Roman" w:hAnsi="David" w:cs="David" w:hint="cs"/>
          <w:sz w:val="24"/>
          <w:szCs w:val="24"/>
          <w:rtl/>
        </w:rPr>
        <w:t>.</w:t>
      </w:r>
    </w:p>
    <w:p w14:paraId="7F30AE00" w14:textId="77777777" w:rsidR="00447276" w:rsidRPr="00447276" w:rsidRDefault="00447276" w:rsidP="00447276">
      <w:pPr>
        <w:pStyle w:val="a6"/>
        <w:bidi/>
        <w:spacing w:line="276" w:lineRule="auto"/>
        <w:rPr>
          <w:rFonts w:ascii="David" w:eastAsia="Times New Roman" w:hAnsi="David" w:cs="David"/>
          <w:sz w:val="24"/>
          <w:szCs w:val="24"/>
          <w:rtl/>
        </w:rPr>
      </w:pPr>
    </w:p>
    <w:p w14:paraId="59CC42C4" w14:textId="48A149C9" w:rsidR="006D3300" w:rsidRPr="005271FD" w:rsidRDefault="005271FD" w:rsidP="003F666F">
      <w:pPr>
        <w:bidi/>
        <w:spacing w:line="276" w:lineRule="auto"/>
        <w:rPr>
          <w:rFonts w:ascii="David" w:eastAsia="Times New Roman" w:hAnsi="David" w:cs="David"/>
          <w:b/>
          <w:bCs/>
          <w:sz w:val="28"/>
          <w:szCs w:val="28"/>
        </w:rPr>
      </w:pPr>
      <w:bookmarkStart w:id="115" w:name="_Toc153827785"/>
      <w:r>
        <w:rPr>
          <w:rFonts w:ascii="David" w:eastAsia="Times New Roman" w:hAnsi="David" w:cs="David" w:hint="cs"/>
          <w:b/>
          <w:bCs/>
          <w:sz w:val="28"/>
          <w:szCs w:val="28"/>
          <w:rtl/>
        </w:rPr>
        <w:t>13.</w:t>
      </w:r>
      <w:r w:rsidR="006D3300" w:rsidRPr="005271FD">
        <w:rPr>
          <w:rFonts w:ascii="David" w:eastAsia="Times New Roman" w:hAnsi="David" w:cs="David"/>
          <w:b/>
          <w:bCs/>
          <w:sz w:val="28"/>
          <w:szCs w:val="28"/>
          <w:rtl/>
        </w:rPr>
        <w:t>רשימת מקורות</w:t>
      </w:r>
      <w:bookmarkEnd w:id="115"/>
    </w:p>
    <w:p w14:paraId="216DAF02" w14:textId="48AECD2B" w:rsidR="00D51CA6" w:rsidRDefault="000B33FD" w:rsidP="005271FD">
      <w:pPr>
        <w:bidi/>
        <w:spacing w:line="276" w:lineRule="auto"/>
        <w:ind w:left="720"/>
        <w:jc w:val="both"/>
        <w:rPr>
          <w:rFonts w:ascii="David" w:eastAsia="Times New Roman" w:hAnsi="David" w:cs="David"/>
          <w:b/>
          <w:bCs/>
          <w:sz w:val="26"/>
          <w:szCs w:val="26"/>
          <w:rtl/>
        </w:rPr>
      </w:pPr>
      <w:r>
        <w:rPr>
          <w:rFonts w:ascii="David" w:eastAsia="Times New Roman" w:hAnsi="David" w:cs="David" w:hint="cs"/>
          <w:b/>
          <w:bCs/>
          <w:sz w:val="26"/>
          <w:szCs w:val="26"/>
          <w:rtl/>
        </w:rPr>
        <w:t xml:space="preserve">1. </w:t>
      </w:r>
      <w:hyperlink r:id="rId40" w:history="1">
        <w:r w:rsidRPr="00647D30">
          <w:rPr>
            <w:rStyle w:val="Hyperlink"/>
            <w:rFonts w:ascii="David" w:eastAsia="Times New Roman" w:hAnsi="David" w:cs="David"/>
            <w:b/>
            <w:bCs/>
            <w:sz w:val="26"/>
            <w:szCs w:val="26"/>
          </w:rPr>
          <w:t>https://www.zwift.com</w:t>
        </w:r>
        <w:r w:rsidRPr="00647D30">
          <w:rPr>
            <w:rStyle w:val="Hyperlink"/>
            <w:rFonts w:ascii="David" w:eastAsia="Times New Roman" w:hAnsi="David" w:cs="David"/>
            <w:b/>
            <w:bCs/>
            <w:sz w:val="26"/>
            <w:szCs w:val="26"/>
            <w:rtl/>
          </w:rPr>
          <w:t>/</w:t>
        </w:r>
      </w:hyperlink>
      <w:r>
        <w:rPr>
          <w:rFonts w:ascii="David" w:eastAsia="Times New Roman" w:hAnsi="David" w:cs="David" w:hint="cs"/>
          <w:b/>
          <w:bCs/>
          <w:sz w:val="26"/>
          <w:szCs w:val="26"/>
          <w:rtl/>
        </w:rPr>
        <w:t xml:space="preserve"> - משווקת מוצרי רכיבה ווירטואלים</w:t>
      </w:r>
    </w:p>
    <w:p w14:paraId="604ACF7E" w14:textId="48CF8A20" w:rsidR="000B33FD" w:rsidRDefault="000B33FD" w:rsidP="005271FD">
      <w:pPr>
        <w:bidi/>
        <w:spacing w:line="276" w:lineRule="auto"/>
        <w:ind w:left="720"/>
        <w:jc w:val="both"/>
        <w:rPr>
          <w:rFonts w:ascii="David" w:eastAsia="Times New Roman" w:hAnsi="David" w:cs="David"/>
          <w:b/>
          <w:bCs/>
          <w:sz w:val="26"/>
          <w:szCs w:val="26"/>
          <w:rtl/>
        </w:rPr>
      </w:pPr>
      <w:r>
        <w:rPr>
          <w:rFonts w:ascii="David" w:eastAsia="Times New Roman" w:hAnsi="David" w:cs="David" w:hint="cs"/>
          <w:b/>
          <w:bCs/>
          <w:sz w:val="26"/>
          <w:szCs w:val="26"/>
          <w:rtl/>
        </w:rPr>
        <w:t xml:space="preserve">2. </w:t>
      </w:r>
      <w:hyperlink r:id="rId41" w:history="1">
        <w:r w:rsidRPr="00647D30">
          <w:rPr>
            <w:rStyle w:val="Hyperlink"/>
            <w:rFonts w:ascii="David" w:eastAsia="Times New Roman" w:hAnsi="David" w:cs="David"/>
            <w:b/>
            <w:bCs/>
            <w:sz w:val="26"/>
            <w:szCs w:val="26"/>
          </w:rPr>
          <w:t>https://www.blync.bike</w:t>
        </w:r>
        <w:r w:rsidRPr="00647D30">
          <w:rPr>
            <w:rStyle w:val="Hyperlink"/>
            <w:rFonts w:ascii="David" w:eastAsia="Times New Roman" w:hAnsi="David" w:cs="David"/>
            <w:b/>
            <w:bCs/>
            <w:sz w:val="26"/>
            <w:szCs w:val="26"/>
            <w:rtl/>
          </w:rPr>
          <w:t>/</w:t>
        </w:r>
      </w:hyperlink>
      <w:r>
        <w:rPr>
          <w:rFonts w:ascii="David" w:eastAsia="Times New Roman" w:hAnsi="David" w:cs="David" w:hint="cs"/>
          <w:b/>
          <w:bCs/>
          <w:sz w:val="26"/>
          <w:szCs w:val="26"/>
          <w:rtl/>
        </w:rPr>
        <w:t xml:space="preserve"> - משווקת מוצרי רכיבה מבוססי </w:t>
      </w:r>
      <w:r>
        <w:rPr>
          <w:rFonts w:ascii="David" w:eastAsia="Times New Roman" w:hAnsi="David" w:cs="David"/>
          <w:b/>
          <w:bCs/>
          <w:sz w:val="26"/>
          <w:szCs w:val="26"/>
        </w:rPr>
        <w:t>VR</w:t>
      </w:r>
    </w:p>
    <w:p w14:paraId="6AA576FC" w14:textId="251BB8F0" w:rsidR="000B33FD" w:rsidRPr="000B33FD" w:rsidRDefault="000B33FD" w:rsidP="005271FD">
      <w:pPr>
        <w:bidi/>
        <w:spacing w:line="276" w:lineRule="auto"/>
        <w:ind w:left="720"/>
        <w:jc w:val="both"/>
        <w:rPr>
          <w:rFonts w:ascii="David" w:eastAsia="Times New Roman" w:hAnsi="David" w:cs="David"/>
          <w:b/>
          <w:bCs/>
          <w:sz w:val="26"/>
          <w:szCs w:val="26"/>
          <w:rtl/>
        </w:rPr>
      </w:pPr>
      <w:r>
        <w:rPr>
          <w:rFonts w:ascii="David" w:eastAsia="Times New Roman" w:hAnsi="David" w:cs="David" w:hint="cs"/>
          <w:b/>
          <w:bCs/>
          <w:sz w:val="26"/>
          <w:szCs w:val="26"/>
          <w:rtl/>
        </w:rPr>
        <w:t xml:space="preserve">3. </w:t>
      </w:r>
      <w:hyperlink r:id="rId42" w:history="1">
        <w:r w:rsidRPr="00647D30">
          <w:rPr>
            <w:rStyle w:val="Hyperlink"/>
            <w:rFonts w:ascii="David" w:eastAsia="Times New Roman" w:hAnsi="David" w:cs="David"/>
            <w:b/>
            <w:bCs/>
            <w:sz w:val="26"/>
            <w:szCs w:val="26"/>
          </w:rPr>
          <w:t>https://www.garmin.co.il/product/t2240-66</w:t>
        </w:r>
        <w:r w:rsidRPr="00647D30">
          <w:rPr>
            <w:rStyle w:val="Hyperlink"/>
            <w:rFonts w:ascii="David" w:eastAsia="Times New Roman" w:hAnsi="David" w:cs="David"/>
            <w:b/>
            <w:bCs/>
            <w:sz w:val="26"/>
            <w:szCs w:val="26"/>
            <w:rtl/>
          </w:rPr>
          <w:t>/</w:t>
        </w:r>
      </w:hyperlink>
      <w:r>
        <w:rPr>
          <w:rFonts w:ascii="David" w:eastAsia="Times New Roman" w:hAnsi="David" w:cs="David" w:hint="cs"/>
          <w:b/>
          <w:bCs/>
          <w:sz w:val="26"/>
          <w:szCs w:val="26"/>
          <w:rtl/>
        </w:rPr>
        <w:t xml:space="preserve"> - טריינר חכם מבית </w:t>
      </w:r>
      <w:r>
        <w:rPr>
          <w:rFonts w:ascii="David" w:eastAsia="Times New Roman" w:hAnsi="David" w:cs="David"/>
          <w:b/>
          <w:bCs/>
          <w:sz w:val="26"/>
          <w:szCs w:val="26"/>
        </w:rPr>
        <w:t>TACXFLOW</w:t>
      </w:r>
    </w:p>
    <w:p w14:paraId="07DF99BA" w14:textId="544F53F5" w:rsidR="002E7645" w:rsidRDefault="005271FD" w:rsidP="005271FD">
      <w:pPr>
        <w:bidi/>
        <w:spacing w:line="276" w:lineRule="auto"/>
        <w:ind w:left="720"/>
        <w:contextualSpacing/>
        <w:rPr>
          <w:rFonts w:ascii="David" w:hAnsi="David" w:cs="David"/>
          <w:b/>
          <w:bCs/>
          <w:sz w:val="24"/>
          <w:szCs w:val="24"/>
          <w:rtl/>
        </w:rPr>
      </w:pPr>
      <w:r w:rsidRPr="005271FD">
        <w:rPr>
          <w:rFonts w:ascii="David" w:hAnsi="David" w:cs="David" w:hint="cs"/>
          <w:b/>
          <w:bCs/>
          <w:sz w:val="24"/>
          <w:szCs w:val="24"/>
          <w:rtl/>
        </w:rPr>
        <w:lastRenderedPageBreak/>
        <w:t xml:space="preserve">4. </w:t>
      </w:r>
      <w:hyperlink r:id="rId43" w:history="1">
        <w:r w:rsidRPr="008C3A2D">
          <w:rPr>
            <w:rStyle w:val="Hyperlink"/>
            <w:rFonts w:ascii="David" w:hAnsi="David" w:cs="David"/>
            <w:b/>
            <w:bCs/>
            <w:sz w:val="24"/>
            <w:szCs w:val="24"/>
          </w:rPr>
          <w:t>https://github.com/DorAgababa/smartBicycleRSP</w:t>
        </w:r>
      </w:hyperlink>
      <w:r>
        <w:rPr>
          <w:rFonts w:ascii="David" w:hAnsi="David" w:cs="David" w:hint="cs"/>
          <w:b/>
          <w:bCs/>
          <w:sz w:val="24"/>
          <w:szCs w:val="24"/>
          <w:rtl/>
        </w:rPr>
        <w:t xml:space="preserve"> - קוד הפרויקט.</w:t>
      </w:r>
    </w:p>
    <w:p w14:paraId="27F8E4D2" w14:textId="7D252747" w:rsidR="005271FD" w:rsidRDefault="005271FD" w:rsidP="005271FD">
      <w:pPr>
        <w:bidi/>
        <w:spacing w:line="276" w:lineRule="auto"/>
        <w:ind w:left="720"/>
        <w:contextualSpacing/>
        <w:rPr>
          <w:rFonts w:ascii="David" w:hAnsi="David" w:cs="David"/>
          <w:b/>
          <w:bCs/>
          <w:sz w:val="24"/>
          <w:szCs w:val="24"/>
          <w:rtl/>
        </w:rPr>
      </w:pPr>
      <w:r>
        <w:rPr>
          <w:rFonts w:ascii="David" w:hAnsi="David" w:cs="David" w:hint="cs"/>
          <w:b/>
          <w:bCs/>
          <w:sz w:val="24"/>
          <w:szCs w:val="24"/>
          <w:rtl/>
        </w:rPr>
        <w:t xml:space="preserve">5. </w:t>
      </w:r>
      <w:hyperlink r:id="rId44" w:history="1">
        <w:r w:rsidRPr="008C3A2D">
          <w:rPr>
            <w:rStyle w:val="Hyperlink"/>
            <w:rFonts w:ascii="David" w:hAnsi="David" w:cs="David"/>
            <w:b/>
            <w:bCs/>
            <w:sz w:val="24"/>
            <w:szCs w:val="24"/>
          </w:rPr>
          <w:t>https://www.youtube.com/watch?v=otztORT2zxk</w:t>
        </w:r>
      </w:hyperlink>
      <w:r>
        <w:rPr>
          <w:rFonts w:ascii="David" w:hAnsi="David" w:cs="David" w:hint="cs"/>
          <w:b/>
          <w:bCs/>
          <w:sz w:val="24"/>
          <w:szCs w:val="24"/>
          <w:rtl/>
        </w:rPr>
        <w:t xml:space="preserve"> </w:t>
      </w:r>
      <w:r>
        <w:rPr>
          <w:rFonts w:ascii="David" w:hAnsi="David" w:cs="David"/>
          <w:b/>
          <w:bCs/>
          <w:sz w:val="24"/>
          <w:szCs w:val="24"/>
          <w:rtl/>
        </w:rPr>
        <w:t>–</w:t>
      </w:r>
      <w:r>
        <w:rPr>
          <w:rFonts w:ascii="David" w:hAnsi="David" w:cs="David" w:hint="cs"/>
          <w:b/>
          <w:bCs/>
          <w:sz w:val="24"/>
          <w:szCs w:val="24"/>
          <w:rtl/>
        </w:rPr>
        <w:t xml:space="preserve"> סרטון וידאו המסביר כיצד לפרמט כרטיס זיכרון כראוי.</w:t>
      </w:r>
    </w:p>
    <w:p w14:paraId="1560B9CB" w14:textId="7A94F398" w:rsidR="005271FD" w:rsidRPr="004B65CF" w:rsidRDefault="005271FD" w:rsidP="005271FD">
      <w:pPr>
        <w:bidi/>
        <w:spacing w:line="276" w:lineRule="auto"/>
        <w:ind w:left="720"/>
        <w:contextualSpacing/>
        <w:rPr>
          <w:rFonts w:ascii="David" w:hAnsi="David" w:cs="David"/>
          <w:b/>
          <w:bCs/>
          <w:sz w:val="24"/>
          <w:szCs w:val="24"/>
          <w:rtl/>
        </w:rPr>
      </w:pPr>
      <w:r>
        <w:rPr>
          <w:rFonts w:ascii="David" w:hAnsi="David" w:cs="David" w:hint="cs"/>
          <w:b/>
          <w:bCs/>
          <w:sz w:val="24"/>
          <w:szCs w:val="24"/>
          <w:rtl/>
        </w:rPr>
        <w:t>6.</w:t>
      </w:r>
      <w:hyperlink r:id="rId45" w:history="1">
        <w:r w:rsidR="004B65CF" w:rsidRPr="008C3A2D">
          <w:rPr>
            <w:rStyle w:val="Hyperlink"/>
            <w:rFonts w:ascii="David" w:hAnsi="David" w:cs="David"/>
            <w:b/>
            <w:bCs/>
            <w:sz w:val="24"/>
            <w:szCs w:val="24"/>
          </w:rPr>
          <w:t>https://github.com/DorAgababa/smartBicycleRSP/blob/main/img_file_backup/RSP-PI-IMAGE.img</w:t>
        </w:r>
      </w:hyperlink>
      <w:r w:rsidR="004B65CF">
        <w:rPr>
          <w:rFonts w:ascii="David" w:hAnsi="David" w:cs="David" w:hint="cs"/>
          <w:b/>
          <w:bCs/>
          <w:sz w:val="24"/>
          <w:szCs w:val="24"/>
          <w:rtl/>
        </w:rPr>
        <w:t xml:space="preserve"> </w:t>
      </w:r>
      <w:r w:rsidR="004B65CF">
        <w:rPr>
          <w:rFonts w:ascii="David" w:hAnsi="David" w:cs="David"/>
          <w:b/>
          <w:bCs/>
          <w:sz w:val="24"/>
          <w:szCs w:val="24"/>
          <w:rtl/>
        </w:rPr>
        <w:t>–</w:t>
      </w:r>
      <w:r w:rsidR="004B65CF">
        <w:rPr>
          <w:rFonts w:ascii="David" w:hAnsi="David" w:cs="David" w:hint="cs"/>
          <w:b/>
          <w:bCs/>
          <w:sz w:val="24"/>
          <w:szCs w:val="24"/>
          <w:rtl/>
        </w:rPr>
        <w:t xml:space="preserve"> קובץ </w:t>
      </w:r>
      <w:r w:rsidR="004B65CF">
        <w:rPr>
          <w:rFonts w:ascii="David" w:hAnsi="David" w:cs="David"/>
          <w:b/>
          <w:bCs/>
          <w:sz w:val="24"/>
          <w:szCs w:val="24"/>
        </w:rPr>
        <w:t>image</w:t>
      </w:r>
      <w:r w:rsidR="004B65CF">
        <w:rPr>
          <w:rFonts w:ascii="David" w:hAnsi="David" w:cs="David" w:hint="cs"/>
          <w:b/>
          <w:bCs/>
          <w:sz w:val="24"/>
          <w:szCs w:val="24"/>
          <w:rtl/>
        </w:rPr>
        <w:t xml:space="preserve"> להתקנת כרטיס הזכרון.</w:t>
      </w:r>
    </w:p>
    <w:p w14:paraId="1745300F" w14:textId="6152412B" w:rsidR="005C30CC" w:rsidRDefault="005C30CC" w:rsidP="005C30CC">
      <w:pPr>
        <w:bidi/>
        <w:spacing w:line="276" w:lineRule="auto"/>
        <w:ind w:left="720"/>
        <w:contextualSpacing/>
        <w:rPr>
          <w:rFonts w:ascii="David" w:hAnsi="David" w:cs="David"/>
          <w:b/>
          <w:bCs/>
          <w:sz w:val="24"/>
          <w:szCs w:val="24"/>
          <w:rtl/>
        </w:rPr>
      </w:pPr>
      <w:r>
        <w:rPr>
          <w:rFonts w:ascii="David" w:hAnsi="David" w:cs="David" w:hint="cs"/>
          <w:b/>
          <w:bCs/>
          <w:sz w:val="24"/>
          <w:szCs w:val="24"/>
          <w:rtl/>
        </w:rPr>
        <w:t xml:space="preserve">7. </w:t>
      </w:r>
      <w:r w:rsidRPr="005C30CC">
        <w:t xml:space="preserve"> </w:t>
      </w:r>
      <w:hyperlink r:id="rId46" w:history="1">
        <w:r w:rsidRPr="008C3A2D">
          <w:rPr>
            <w:rStyle w:val="Hyperlink"/>
            <w:rFonts w:ascii="David" w:hAnsi="David" w:cs="David"/>
            <w:b/>
            <w:bCs/>
            <w:sz w:val="24"/>
            <w:szCs w:val="24"/>
          </w:rPr>
          <w:t>https://projects.raspberrypi.org/en/projects/raspberry-pi-setting-up/2</w:t>
        </w:r>
      </w:hyperlink>
      <w:r>
        <w:rPr>
          <w:rFonts w:ascii="David" w:hAnsi="David" w:cs="David" w:hint="cs"/>
          <w:b/>
          <w:bCs/>
          <w:sz w:val="24"/>
          <w:szCs w:val="24"/>
          <w:rtl/>
        </w:rPr>
        <w:t xml:space="preserve"> - מדריך להתקנת כרטיס זיכרון לרסברי פיי.</w:t>
      </w:r>
    </w:p>
    <w:p w14:paraId="47750572" w14:textId="65A591DF" w:rsidR="005C30CC" w:rsidRDefault="005C30CC" w:rsidP="005C30CC">
      <w:pPr>
        <w:bidi/>
        <w:spacing w:line="276" w:lineRule="auto"/>
        <w:ind w:left="720"/>
        <w:contextualSpacing/>
        <w:rPr>
          <w:rFonts w:ascii="David" w:hAnsi="David" w:cs="David"/>
          <w:b/>
          <w:bCs/>
          <w:sz w:val="24"/>
          <w:szCs w:val="24"/>
          <w:rtl/>
        </w:rPr>
      </w:pPr>
      <w:r>
        <w:rPr>
          <w:rFonts w:ascii="David" w:hAnsi="David" w:cs="David" w:hint="cs"/>
          <w:b/>
          <w:bCs/>
          <w:sz w:val="24"/>
          <w:szCs w:val="24"/>
          <w:rtl/>
        </w:rPr>
        <w:t>8.</w:t>
      </w:r>
      <w:hyperlink r:id="rId47" w:history="1">
        <w:r w:rsidRPr="008C3A2D">
          <w:rPr>
            <w:rStyle w:val="Hyperlink"/>
            <w:rFonts w:ascii="David" w:hAnsi="David" w:cs="David"/>
            <w:b/>
            <w:bCs/>
            <w:sz w:val="24"/>
            <w:szCs w:val="24"/>
          </w:rPr>
          <w:t>https://drive.google.com/file/d/1igwwI089CA9CJGjLD8K3bmL2uvm6W6pX/view?usp=sharing</w:t>
        </w:r>
      </w:hyperlink>
      <w:r>
        <w:rPr>
          <w:rFonts w:ascii="David" w:hAnsi="David" w:cs="David" w:hint="cs"/>
          <w:b/>
          <w:bCs/>
          <w:sz w:val="24"/>
          <w:szCs w:val="24"/>
          <w:rtl/>
        </w:rPr>
        <w:t xml:space="preserve"> </w:t>
      </w:r>
      <w:r>
        <w:rPr>
          <w:rFonts w:ascii="David" w:hAnsi="David" w:cs="David"/>
          <w:b/>
          <w:bCs/>
          <w:sz w:val="24"/>
          <w:szCs w:val="24"/>
          <w:rtl/>
        </w:rPr>
        <w:t>–</w:t>
      </w:r>
      <w:r>
        <w:rPr>
          <w:rFonts w:ascii="David" w:hAnsi="David" w:cs="David" w:hint="cs"/>
          <w:b/>
          <w:bCs/>
          <w:sz w:val="24"/>
          <w:szCs w:val="24"/>
          <w:rtl/>
        </w:rPr>
        <w:t xml:space="preserve"> דף להורדת זיפ שבו יש שני קבצי הדפסה של מודל הכיסוי פלסטיק החיצוני.</w:t>
      </w:r>
    </w:p>
    <w:p w14:paraId="1BD9FA78" w14:textId="6EC0FB51" w:rsidR="005C30CC" w:rsidRPr="005C30CC" w:rsidRDefault="005C30CC" w:rsidP="005C30CC">
      <w:pPr>
        <w:bidi/>
        <w:spacing w:line="276" w:lineRule="auto"/>
        <w:ind w:left="720"/>
        <w:contextualSpacing/>
        <w:rPr>
          <w:rFonts w:ascii="David" w:hAnsi="David" w:cs="David"/>
          <w:b/>
          <w:bCs/>
          <w:sz w:val="24"/>
          <w:szCs w:val="24"/>
          <w:rtl/>
        </w:rPr>
      </w:pPr>
      <w:r>
        <w:rPr>
          <w:rFonts w:ascii="David" w:hAnsi="David" w:cs="David" w:hint="cs"/>
          <w:b/>
          <w:bCs/>
          <w:sz w:val="24"/>
          <w:szCs w:val="24"/>
          <w:rtl/>
        </w:rPr>
        <w:t xml:space="preserve">9. </w:t>
      </w:r>
      <w:hyperlink r:id="rId48" w:history="1">
        <w:r w:rsidRPr="008C3A2D">
          <w:rPr>
            <w:rStyle w:val="Hyperlink"/>
            <w:rFonts w:ascii="David" w:hAnsi="David" w:cs="David"/>
            <w:b/>
            <w:bCs/>
            <w:sz w:val="24"/>
            <w:szCs w:val="24"/>
          </w:rPr>
          <w:t>https://youtu.be/bmQUwRq7e0w</w:t>
        </w:r>
      </w:hyperlink>
      <w:r>
        <w:rPr>
          <w:rFonts w:ascii="David" w:hAnsi="David" w:cs="David" w:hint="cs"/>
          <w:b/>
          <w:bCs/>
          <w:sz w:val="24"/>
          <w:szCs w:val="24"/>
          <w:rtl/>
        </w:rPr>
        <w:t xml:space="preserve"> - מדריך להרכבת החלק העיקרי בפרויקט.</w:t>
      </w:r>
    </w:p>
    <w:p w14:paraId="28191850" w14:textId="77777777" w:rsidR="002E7645" w:rsidRPr="00AA62BB" w:rsidRDefault="002E7645" w:rsidP="005672A5">
      <w:pPr>
        <w:bidi/>
        <w:spacing w:line="276" w:lineRule="auto"/>
        <w:contextualSpacing/>
        <w:rPr>
          <w:rFonts w:ascii="David" w:hAnsi="David" w:cs="David"/>
          <w:sz w:val="24"/>
          <w:szCs w:val="24"/>
        </w:rPr>
      </w:pPr>
    </w:p>
    <w:p w14:paraId="65C68130" w14:textId="77777777" w:rsidR="005357E7" w:rsidRPr="00AA62BB" w:rsidRDefault="005357E7" w:rsidP="005672A5">
      <w:pPr>
        <w:bidi/>
        <w:spacing w:line="276" w:lineRule="auto"/>
        <w:contextualSpacing/>
        <w:rPr>
          <w:rFonts w:ascii="David" w:eastAsia="Times New Roman" w:hAnsi="David" w:cs="David"/>
          <w:sz w:val="24"/>
          <w:szCs w:val="24"/>
          <w:rtl/>
        </w:rPr>
      </w:pPr>
    </w:p>
    <w:p w14:paraId="0B56FD43" w14:textId="77777777" w:rsidR="005357E7" w:rsidRPr="00AA62BB" w:rsidRDefault="005357E7" w:rsidP="005672A5">
      <w:pPr>
        <w:bidi/>
        <w:spacing w:line="276" w:lineRule="auto"/>
        <w:contextualSpacing/>
        <w:rPr>
          <w:rFonts w:ascii="David" w:eastAsia="Times New Roman" w:hAnsi="David" w:cs="David"/>
          <w:sz w:val="24"/>
          <w:szCs w:val="24"/>
          <w:rtl/>
        </w:rPr>
      </w:pPr>
    </w:p>
    <w:p w14:paraId="233E9941" w14:textId="77777777" w:rsidR="005357E7" w:rsidRPr="00AA62BB" w:rsidRDefault="005357E7" w:rsidP="005672A5">
      <w:pPr>
        <w:bidi/>
        <w:spacing w:line="276" w:lineRule="auto"/>
        <w:contextualSpacing/>
        <w:rPr>
          <w:rFonts w:ascii="David" w:eastAsia="Times New Roman" w:hAnsi="David" w:cs="David"/>
          <w:sz w:val="24"/>
          <w:szCs w:val="24"/>
          <w:rtl/>
        </w:rPr>
      </w:pPr>
    </w:p>
    <w:sectPr w:rsidR="005357E7" w:rsidRPr="00AA62BB" w:rsidSect="00CF7C4C">
      <w:headerReference w:type="default" r:id="rId49"/>
      <w:footerReference w:type="default" r:id="rId50"/>
      <w:pgSz w:w="12240" w:h="15840"/>
      <w:pgMar w:top="1440" w:right="1800" w:bottom="1135" w:left="180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4FBEA45" w16cid:durableId="13F38E4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2749B" w14:textId="77777777" w:rsidR="0070715C" w:rsidRDefault="0070715C" w:rsidP="00DE4D6B">
      <w:pPr>
        <w:spacing w:after="0" w:line="240" w:lineRule="auto"/>
      </w:pPr>
      <w:r>
        <w:separator/>
      </w:r>
    </w:p>
  </w:endnote>
  <w:endnote w:type="continuationSeparator" w:id="0">
    <w:p w14:paraId="3DC458C7" w14:textId="77777777" w:rsidR="0070715C" w:rsidRDefault="0070715C" w:rsidP="00DE4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Quattrocento Sans">
    <w:altName w:val="Arial"/>
    <w:charset w:val="00"/>
    <w:family w:val="swiss"/>
    <w:pitch w:val="variable"/>
    <w:sig w:usb0="00000003" w:usb1="4000005B"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2015321"/>
      <w:docPartObj>
        <w:docPartGallery w:val="Page Numbers (Bottom of Page)"/>
        <w:docPartUnique/>
      </w:docPartObj>
    </w:sdtPr>
    <w:sdtContent>
      <w:p w14:paraId="2CA31D4D" w14:textId="3BF65FF9" w:rsidR="00F92078" w:rsidRDefault="00F92078">
        <w:pPr>
          <w:pStyle w:val="ab"/>
        </w:pPr>
        <w:r>
          <w:fldChar w:fldCharType="begin"/>
        </w:r>
        <w:r>
          <w:instrText>PAGE   \* MERGEFORMAT</w:instrText>
        </w:r>
        <w:r>
          <w:fldChar w:fldCharType="separate"/>
        </w:r>
        <w:r w:rsidR="00452352" w:rsidRPr="00452352">
          <w:rPr>
            <w:rFonts w:cs="Calibri"/>
            <w:noProof/>
            <w:lang w:val="he-IL"/>
          </w:rPr>
          <w:t>4</w:t>
        </w:r>
        <w:r>
          <w:rPr>
            <w:rFonts w:cs="Calibri"/>
            <w:noProof/>
            <w:lang w:val="he-IL"/>
          </w:rPr>
          <w:fldChar w:fldCharType="end"/>
        </w:r>
      </w:p>
    </w:sdtContent>
  </w:sdt>
  <w:p w14:paraId="08A7D1D7" w14:textId="77777777" w:rsidR="00F92078" w:rsidRDefault="00F9207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922F27" w14:textId="77777777" w:rsidR="0070715C" w:rsidRDefault="0070715C" w:rsidP="00DE4D6B">
      <w:pPr>
        <w:spacing w:after="0" w:line="240" w:lineRule="auto"/>
      </w:pPr>
      <w:r>
        <w:separator/>
      </w:r>
    </w:p>
  </w:footnote>
  <w:footnote w:type="continuationSeparator" w:id="0">
    <w:p w14:paraId="58A3A50D" w14:textId="77777777" w:rsidR="0070715C" w:rsidRDefault="0070715C" w:rsidP="00DE4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077D6" w14:textId="77777777" w:rsidR="00F92078" w:rsidRDefault="00F92078">
    <w:pPr>
      <w:pStyle w:val="a9"/>
    </w:pPr>
    <w:r>
      <w:rPr>
        <w:rStyle w:val="ad"/>
        <w:b/>
        <w:bCs/>
        <w:noProof/>
        <w:rtl/>
      </w:rPr>
      <w:drawing>
        <wp:anchor distT="0" distB="0" distL="114300" distR="114300" simplePos="0" relativeHeight="251659264" behindDoc="0" locked="0" layoutInCell="1" allowOverlap="1" wp14:anchorId="7E9692AA" wp14:editId="718577AB">
          <wp:simplePos x="0" y="0"/>
          <wp:positionH relativeFrom="margin">
            <wp:posOffset>-66675</wp:posOffset>
          </wp:positionH>
          <wp:positionV relativeFrom="paragraph">
            <wp:posOffset>-343535</wp:posOffset>
          </wp:positionV>
          <wp:extent cx="5505450" cy="883920"/>
          <wp:effectExtent l="0" t="0" r="0" b="0"/>
          <wp:wrapSquare wrapText="bothSides"/>
          <wp:docPr id="1452450739"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88392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4531E"/>
    <w:multiLevelType w:val="hybridMultilevel"/>
    <w:tmpl w:val="D40A0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43021"/>
    <w:multiLevelType w:val="hybridMultilevel"/>
    <w:tmpl w:val="56568D56"/>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 w15:restartNumberingAfterBreak="0">
    <w:nsid w:val="0F3A5688"/>
    <w:multiLevelType w:val="multilevel"/>
    <w:tmpl w:val="B388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72DC8"/>
    <w:multiLevelType w:val="multilevel"/>
    <w:tmpl w:val="01A0A356"/>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1C15020"/>
    <w:multiLevelType w:val="hybridMultilevel"/>
    <w:tmpl w:val="7A50BEE4"/>
    <w:lvl w:ilvl="0" w:tplc="C46CED3A">
      <w:start w:val="1"/>
      <w:numFmt w:val="decimal"/>
      <w:lvlText w:val="%1."/>
      <w:lvlJc w:val="left"/>
      <w:pPr>
        <w:ind w:left="720" w:hanging="360"/>
      </w:pPr>
      <w:rPr>
        <w:rFonts w:ascii="David" w:eastAsiaTheme="minorHAnsi" w:hAnsi="David" w:cs="David" w:hint="default"/>
        <w:b/>
        <w:i/>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9F58D8"/>
    <w:multiLevelType w:val="hybridMultilevel"/>
    <w:tmpl w:val="5DC8247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1A0735FC"/>
    <w:multiLevelType w:val="hybridMultilevel"/>
    <w:tmpl w:val="415E4226"/>
    <w:lvl w:ilvl="0" w:tplc="48880CE0">
      <w:start w:val="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494078"/>
    <w:multiLevelType w:val="multilevel"/>
    <w:tmpl w:val="45E281A8"/>
    <w:lvl w:ilvl="0">
      <w:start w:val="1"/>
      <w:numFmt w:val="decimal"/>
      <w:lvlText w:val="%1."/>
      <w:lvlJc w:val="left"/>
      <w:pPr>
        <w:ind w:left="360" w:hanging="360"/>
      </w:pPr>
      <w:rPr>
        <w:rFonts w:eastAsiaTheme="minorHAnsi" w:hint="default"/>
        <w:color w:val="auto"/>
      </w:rPr>
    </w:lvl>
    <w:lvl w:ilvl="1">
      <w:start w:val="1"/>
      <w:numFmt w:val="decimal"/>
      <w:lvlText w:val="%1.%2."/>
      <w:lvlJc w:val="left"/>
      <w:pPr>
        <w:ind w:left="580" w:hanging="360"/>
      </w:pPr>
      <w:rPr>
        <w:rFonts w:eastAsiaTheme="minorHAnsi" w:hint="default"/>
        <w:color w:val="auto"/>
      </w:rPr>
    </w:lvl>
    <w:lvl w:ilvl="2">
      <w:start w:val="1"/>
      <w:numFmt w:val="decimal"/>
      <w:lvlText w:val="%1.%2.%3."/>
      <w:lvlJc w:val="left"/>
      <w:pPr>
        <w:ind w:left="1160" w:hanging="720"/>
      </w:pPr>
      <w:rPr>
        <w:rFonts w:eastAsiaTheme="minorHAnsi" w:hint="default"/>
        <w:color w:val="auto"/>
      </w:rPr>
    </w:lvl>
    <w:lvl w:ilvl="3">
      <w:start w:val="1"/>
      <w:numFmt w:val="decimal"/>
      <w:lvlText w:val="%1.%2.%3.%4."/>
      <w:lvlJc w:val="left"/>
      <w:pPr>
        <w:ind w:left="1380" w:hanging="720"/>
      </w:pPr>
      <w:rPr>
        <w:rFonts w:eastAsiaTheme="minorHAnsi" w:hint="default"/>
        <w:color w:val="0563C1" w:themeColor="hyperlink"/>
      </w:rPr>
    </w:lvl>
    <w:lvl w:ilvl="4">
      <w:start w:val="1"/>
      <w:numFmt w:val="decimal"/>
      <w:lvlText w:val="%1.%2.%3.%4.%5."/>
      <w:lvlJc w:val="left"/>
      <w:pPr>
        <w:ind w:left="1960" w:hanging="1080"/>
      </w:pPr>
      <w:rPr>
        <w:rFonts w:eastAsiaTheme="minorHAnsi" w:hint="default"/>
        <w:color w:val="0563C1" w:themeColor="hyperlink"/>
      </w:rPr>
    </w:lvl>
    <w:lvl w:ilvl="5">
      <w:start w:val="1"/>
      <w:numFmt w:val="decimal"/>
      <w:lvlText w:val="%1.%2.%3.%4.%5.%6."/>
      <w:lvlJc w:val="left"/>
      <w:pPr>
        <w:ind w:left="2180" w:hanging="1080"/>
      </w:pPr>
      <w:rPr>
        <w:rFonts w:eastAsiaTheme="minorHAnsi" w:hint="default"/>
        <w:color w:val="0563C1" w:themeColor="hyperlink"/>
      </w:rPr>
    </w:lvl>
    <w:lvl w:ilvl="6">
      <w:start w:val="1"/>
      <w:numFmt w:val="decimal"/>
      <w:lvlText w:val="%1.%2.%3.%4.%5.%6.%7."/>
      <w:lvlJc w:val="left"/>
      <w:pPr>
        <w:ind w:left="2760" w:hanging="1440"/>
      </w:pPr>
      <w:rPr>
        <w:rFonts w:eastAsiaTheme="minorHAnsi" w:hint="default"/>
        <w:color w:val="0563C1" w:themeColor="hyperlink"/>
      </w:rPr>
    </w:lvl>
    <w:lvl w:ilvl="7">
      <w:start w:val="1"/>
      <w:numFmt w:val="decimal"/>
      <w:lvlText w:val="%1.%2.%3.%4.%5.%6.%7.%8."/>
      <w:lvlJc w:val="left"/>
      <w:pPr>
        <w:ind w:left="2980" w:hanging="1440"/>
      </w:pPr>
      <w:rPr>
        <w:rFonts w:eastAsiaTheme="minorHAnsi" w:hint="default"/>
        <w:color w:val="0563C1" w:themeColor="hyperlink"/>
      </w:rPr>
    </w:lvl>
    <w:lvl w:ilvl="8">
      <w:start w:val="1"/>
      <w:numFmt w:val="decimal"/>
      <w:lvlText w:val="%1.%2.%3.%4.%5.%6.%7.%8.%9."/>
      <w:lvlJc w:val="left"/>
      <w:pPr>
        <w:ind w:left="3200" w:hanging="1440"/>
      </w:pPr>
      <w:rPr>
        <w:rFonts w:eastAsiaTheme="minorHAnsi" w:hint="default"/>
        <w:color w:val="0563C1" w:themeColor="hyperlink"/>
      </w:rPr>
    </w:lvl>
  </w:abstractNum>
  <w:abstractNum w:abstractNumId="8" w15:restartNumberingAfterBreak="0">
    <w:nsid w:val="1E682C34"/>
    <w:multiLevelType w:val="hybridMultilevel"/>
    <w:tmpl w:val="0206E3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362F5F"/>
    <w:multiLevelType w:val="hybridMultilevel"/>
    <w:tmpl w:val="D33C49D6"/>
    <w:lvl w:ilvl="0" w:tplc="0C6E2982">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15:restartNumberingAfterBreak="0">
    <w:nsid w:val="22F424E8"/>
    <w:multiLevelType w:val="multilevel"/>
    <w:tmpl w:val="144265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388474E"/>
    <w:multiLevelType w:val="multilevel"/>
    <w:tmpl w:val="144265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64E2BA0"/>
    <w:multiLevelType w:val="hybridMultilevel"/>
    <w:tmpl w:val="D33C49D6"/>
    <w:lvl w:ilvl="0" w:tplc="0C6E2982">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15:restartNumberingAfterBreak="0">
    <w:nsid w:val="26A01064"/>
    <w:multiLevelType w:val="hybridMultilevel"/>
    <w:tmpl w:val="58D6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E136E7"/>
    <w:multiLevelType w:val="hybridMultilevel"/>
    <w:tmpl w:val="A798FD9A"/>
    <w:lvl w:ilvl="0" w:tplc="BE94E1B6">
      <w:start w:val="3"/>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C34D35"/>
    <w:multiLevelType w:val="hybridMultilevel"/>
    <w:tmpl w:val="061A5CBC"/>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6" w15:restartNumberingAfterBreak="0">
    <w:nsid w:val="2A0C389C"/>
    <w:multiLevelType w:val="hybridMultilevel"/>
    <w:tmpl w:val="4FB078FC"/>
    <w:lvl w:ilvl="0" w:tplc="CD9C7ACC">
      <w:start w:val="1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C54C63"/>
    <w:multiLevelType w:val="hybridMultilevel"/>
    <w:tmpl w:val="BFD26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0E201C"/>
    <w:multiLevelType w:val="hybridMultilevel"/>
    <w:tmpl w:val="1310D340"/>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9" w15:restartNumberingAfterBreak="0">
    <w:nsid w:val="32116297"/>
    <w:multiLevelType w:val="hybridMultilevel"/>
    <w:tmpl w:val="1728B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03AEF"/>
    <w:multiLevelType w:val="hybridMultilevel"/>
    <w:tmpl w:val="6082E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18464E"/>
    <w:multiLevelType w:val="hybridMultilevel"/>
    <w:tmpl w:val="AA2E2980"/>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22" w15:restartNumberingAfterBreak="0">
    <w:nsid w:val="34B26171"/>
    <w:multiLevelType w:val="multilevel"/>
    <w:tmpl w:val="C7EAF360"/>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792" w:hanging="36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35902634"/>
    <w:multiLevelType w:val="multilevel"/>
    <w:tmpl w:val="144265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36230994"/>
    <w:multiLevelType w:val="multilevel"/>
    <w:tmpl w:val="D860891E"/>
    <w:lvl w:ilvl="0">
      <w:start w:val="1"/>
      <w:numFmt w:val="decimal"/>
      <w:lvlText w:val="%1."/>
      <w:lvlJc w:val="left"/>
      <w:pPr>
        <w:ind w:left="360" w:hanging="360"/>
      </w:pPr>
      <w:rPr>
        <w:rFonts w:hint="default"/>
        <w:b/>
        <w:bCs/>
        <w:sz w:val="28"/>
        <w:szCs w:val="28"/>
      </w:rPr>
    </w:lvl>
    <w:lvl w:ilvl="1">
      <w:start w:val="1"/>
      <w:numFmt w:val="decimal"/>
      <w:lvlText w:val="%1.%2."/>
      <w:lvlJc w:val="left"/>
      <w:pPr>
        <w:ind w:left="858" w:hanging="432"/>
      </w:pPr>
      <w:rPr>
        <w:rFonts w:hint="default"/>
        <w:b/>
        <w:bCs/>
        <w:sz w:val="26"/>
        <w:szCs w:val="26"/>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7E467CB"/>
    <w:multiLevelType w:val="hybridMultilevel"/>
    <w:tmpl w:val="6C8EE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CD4D4D"/>
    <w:multiLevelType w:val="hybridMultilevel"/>
    <w:tmpl w:val="0FCA3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F760AE"/>
    <w:multiLevelType w:val="hybridMultilevel"/>
    <w:tmpl w:val="2DDC9B84"/>
    <w:lvl w:ilvl="0" w:tplc="C5CCA4D8">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537053"/>
    <w:multiLevelType w:val="hybridMultilevel"/>
    <w:tmpl w:val="821039D4"/>
    <w:lvl w:ilvl="0" w:tplc="3F480372">
      <w:start w:val="11"/>
      <w:numFmt w:val="bullet"/>
      <w:lvlText w:val="-"/>
      <w:lvlJc w:val="left"/>
      <w:pPr>
        <w:ind w:left="720" w:hanging="360"/>
      </w:pPr>
      <w:rPr>
        <w:rFonts w:ascii="David" w:eastAsia="Times New Roman"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52025C"/>
    <w:multiLevelType w:val="hybridMultilevel"/>
    <w:tmpl w:val="AF3C4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177426"/>
    <w:multiLevelType w:val="hybridMultilevel"/>
    <w:tmpl w:val="179C152E"/>
    <w:lvl w:ilvl="0" w:tplc="0C6E2982">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1" w15:restartNumberingAfterBreak="0">
    <w:nsid w:val="4A5575CA"/>
    <w:multiLevelType w:val="hybridMultilevel"/>
    <w:tmpl w:val="223A7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FA2596"/>
    <w:multiLevelType w:val="multilevel"/>
    <w:tmpl w:val="01A0A356"/>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4D253975"/>
    <w:multiLevelType w:val="hybridMultilevel"/>
    <w:tmpl w:val="039E3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454E4A"/>
    <w:multiLevelType w:val="hybridMultilevel"/>
    <w:tmpl w:val="B44C6CC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5C3FA4"/>
    <w:multiLevelType w:val="hybridMultilevel"/>
    <w:tmpl w:val="D33C49D6"/>
    <w:lvl w:ilvl="0" w:tplc="0C6E2982">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6" w15:restartNumberingAfterBreak="0">
    <w:nsid w:val="4FBF21F6"/>
    <w:multiLevelType w:val="hybridMultilevel"/>
    <w:tmpl w:val="5D7E44EE"/>
    <w:lvl w:ilvl="0" w:tplc="A26C8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FD6C0F"/>
    <w:multiLevelType w:val="hybridMultilevel"/>
    <w:tmpl w:val="F506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A26770"/>
    <w:multiLevelType w:val="hybridMultilevel"/>
    <w:tmpl w:val="0A1290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7DD4954"/>
    <w:multiLevelType w:val="hybridMultilevel"/>
    <w:tmpl w:val="BE160412"/>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40" w15:restartNumberingAfterBreak="0">
    <w:nsid w:val="6A4A5F39"/>
    <w:multiLevelType w:val="hybridMultilevel"/>
    <w:tmpl w:val="AF02661A"/>
    <w:lvl w:ilvl="0" w:tplc="B35675B2">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A26793"/>
    <w:multiLevelType w:val="hybridMultilevel"/>
    <w:tmpl w:val="A3A46EA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2" w15:restartNumberingAfterBreak="0">
    <w:nsid w:val="6CB6433D"/>
    <w:multiLevelType w:val="multilevel"/>
    <w:tmpl w:val="1944AFB2"/>
    <w:lvl w:ilvl="0">
      <w:start w:val="1"/>
      <w:numFmt w:val="decimal"/>
      <w:lvlText w:val="%1."/>
      <w:lvlJc w:val="left"/>
      <w:pPr>
        <w:ind w:left="720" w:hanging="360"/>
      </w:pPr>
      <w:rPr>
        <w:rFonts w:hint="default"/>
        <w:b/>
        <w:bCs/>
        <w:sz w:val="26"/>
        <w:szCs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6D900CE8"/>
    <w:multiLevelType w:val="hybridMultilevel"/>
    <w:tmpl w:val="909AEF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E7B3579"/>
    <w:multiLevelType w:val="multilevel"/>
    <w:tmpl w:val="C7EAF360"/>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792" w:hanging="36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35B339D"/>
    <w:multiLevelType w:val="multilevel"/>
    <w:tmpl w:val="D860891E"/>
    <w:lvl w:ilvl="0">
      <w:start w:val="1"/>
      <w:numFmt w:val="decimal"/>
      <w:lvlText w:val="%1."/>
      <w:lvlJc w:val="left"/>
      <w:pPr>
        <w:ind w:left="360" w:hanging="360"/>
      </w:pPr>
      <w:rPr>
        <w:rFonts w:hint="default"/>
        <w:b/>
        <w:bCs/>
        <w:sz w:val="28"/>
        <w:szCs w:val="28"/>
      </w:rPr>
    </w:lvl>
    <w:lvl w:ilvl="1">
      <w:start w:val="1"/>
      <w:numFmt w:val="decimal"/>
      <w:lvlText w:val="%1.%2."/>
      <w:lvlJc w:val="left"/>
      <w:pPr>
        <w:ind w:left="858" w:hanging="432"/>
      </w:pPr>
      <w:rPr>
        <w:rFonts w:hint="default"/>
        <w:b/>
        <w:bCs/>
        <w:sz w:val="26"/>
        <w:szCs w:val="26"/>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5133341"/>
    <w:multiLevelType w:val="hybridMultilevel"/>
    <w:tmpl w:val="EA124A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A9D1B6A"/>
    <w:multiLevelType w:val="hybridMultilevel"/>
    <w:tmpl w:val="42426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EE4D93"/>
    <w:multiLevelType w:val="hybridMultilevel"/>
    <w:tmpl w:val="BF26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AD5EA8"/>
    <w:multiLevelType w:val="hybridMultilevel"/>
    <w:tmpl w:val="EAEE469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0" w15:restartNumberingAfterBreak="0">
    <w:nsid w:val="7DC41B37"/>
    <w:multiLevelType w:val="hybridMultilevel"/>
    <w:tmpl w:val="4B4C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9"/>
  </w:num>
  <w:num w:numId="3">
    <w:abstractNumId w:val="27"/>
  </w:num>
  <w:num w:numId="4">
    <w:abstractNumId w:val="19"/>
  </w:num>
  <w:num w:numId="5">
    <w:abstractNumId w:val="34"/>
  </w:num>
  <w:num w:numId="6">
    <w:abstractNumId w:val="11"/>
  </w:num>
  <w:num w:numId="7">
    <w:abstractNumId w:val="48"/>
  </w:num>
  <w:num w:numId="8">
    <w:abstractNumId w:val="32"/>
  </w:num>
  <w:num w:numId="9">
    <w:abstractNumId w:val="36"/>
  </w:num>
  <w:num w:numId="10">
    <w:abstractNumId w:val="14"/>
  </w:num>
  <w:num w:numId="11">
    <w:abstractNumId w:val="38"/>
  </w:num>
  <w:num w:numId="12">
    <w:abstractNumId w:val="0"/>
  </w:num>
  <w:num w:numId="13">
    <w:abstractNumId w:val="46"/>
  </w:num>
  <w:num w:numId="14">
    <w:abstractNumId w:val="10"/>
  </w:num>
  <w:num w:numId="15">
    <w:abstractNumId w:val="3"/>
  </w:num>
  <w:num w:numId="16">
    <w:abstractNumId w:val="49"/>
  </w:num>
  <w:num w:numId="17">
    <w:abstractNumId w:val="22"/>
  </w:num>
  <w:num w:numId="18">
    <w:abstractNumId w:val="44"/>
  </w:num>
  <w:num w:numId="19">
    <w:abstractNumId w:val="28"/>
  </w:num>
  <w:num w:numId="20">
    <w:abstractNumId w:val="23"/>
  </w:num>
  <w:num w:numId="21">
    <w:abstractNumId w:val="6"/>
  </w:num>
  <w:num w:numId="22">
    <w:abstractNumId w:val="45"/>
  </w:num>
  <w:num w:numId="23">
    <w:abstractNumId w:val="31"/>
  </w:num>
  <w:num w:numId="24">
    <w:abstractNumId w:val="18"/>
  </w:num>
  <w:num w:numId="25">
    <w:abstractNumId w:val="21"/>
  </w:num>
  <w:num w:numId="26">
    <w:abstractNumId w:val="8"/>
  </w:num>
  <w:num w:numId="27">
    <w:abstractNumId w:val="42"/>
  </w:num>
  <w:num w:numId="28">
    <w:abstractNumId w:val="4"/>
  </w:num>
  <w:num w:numId="29">
    <w:abstractNumId w:val="33"/>
  </w:num>
  <w:num w:numId="30">
    <w:abstractNumId w:val="41"/>
  </w:num>
  <w:num w:numId="31">
    <w:abstractNumId w:val="50"/>
  </w:num>
  <w:num w:numId="32">
    <w:abstractNumId w:val="37"/>
  </w:num>
  <w:num w:numId="33">
    <w:abstractNumId w:val="1"/>
  </w:num>
  <w:num w:numId="34">
    <w:abstractNumId w:val="15"/>
  </w:num>
  <w:num w:numId="35">
    <w:abstractNumId w:val="5"/>
  </w:num>
  <w:num w:numId="36">
    <w:abstractNumId w:val="43"/>
  </w:num>
  <w:num w:numId="37">
    <w:abstractNumId w:val="7"/>
  </w:num>
  <w:num w:numId="38">
    <w:abstractNumId w:val="39"/>
  </w:num>
  <w:num w:numId="39">
    <w:abstractNumId w:val="25"/>
  </w:num>
  <w:num w:numId="40">
    <w:abstractNumId w:val="13"/>
  </w:num>
  <w:num w:numId="41">
    <w:abstractNumId w:val="12"/>
  </w:num>
  <w:num w:numId="42">
    <w:abstractNumId w:val="35"/>
  </w:num>
  <w:num w:numId="43">
    <w:abstractNumId w:val="9"/>
  </w:num>
  <w:num w:numId="44">
    <w:abstractNumId w:val="30"/>
  </w:num>
  <w:num w:numId="45">
    <w:abstractNumId w:val="17"/>
  </w:num>
  <w:num w:numId="46">
    <w:abstractNumId w:val="26"/>
  </w:num>
  <w:num w:numId="47">
    <w:abstractNumId w:val="16"/>
  </w:num>
  <w:num w:numId="48">
    <w:abstractNumId w:val="20"/>
  </w:num>
  <w:num w:numId="49">
    <w:abstractNumId w:val="40"/>
  </w:num>
  <w:num w:numId="50">
    <w:abstractNumId w:val="24"/>
  </w:num>
  <w:num w:numId="51">
    <w:abstractNumId w:val="47"/>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דור אגבבה">
    <w15:presenceInfo w15:providerId="None" w15:userId="דור אגבבה"/>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788"/>
    <w:rsid w:val="0000495E"/>
    <w:rsid w:val="0000708D"/>
    <w:rsid w:val="00012EDA"/>
    <w:rsid w:val="0001358E"/>
    <w:rsid w:val="00014C15"/>
    <w:rsid w:val="00014C35"/>
    <w:rsid w:val="000203A8"/>
    <w:rsid w:val="0002094B"/>
    <w:rsid w:val="00020956"/>
    <w:rsid w:val="000214A5"/>
    <w:rsid w:val="00023974"/>
    <w:rsid w:val="0002474B"/>
    <w:rsid w:val="000251D4"/>
    <w:rsid w:val="00030EB2"/>
    <w:rsid w:val="00032F42"/>
    <w:rsid w:val="0003425B"/>
    <w:rsid w:val="00034322"/>
    <w:rsid w:val="00036E2D"/>
    <w:rsid w:val="00045FB3"/>
    <w:rsid w:val="00046AEC"/>
    <w:rsid w:val="000508FF"/>
    <w:rsid w:val="00053C88"/>
    <w:rsid w:val="000555F0"/>
    <w:rsid w:val="0005627D"/>
    <w:rsid w:val="0005660E"/>
    <w:rsid w:val="0006473F"/>
    <w:rsid w:val="00067E10"/>
    <w:rsid w:val="0007068C"/>
    <w:rsid w:val="00075DD4"/>
    <w:rsid w:val="00080413"/>
    <w:rsid w:val="000813C1"/>
    <w:rsid w:val="000818AB"/>
    <w:rsid w:val="00083E28"/>
    <w:rsid w:val="00084A9B"/>
    <w:rsid w:val="000855D6"/>
    <w:rsid w:val="00086B24"/>
    <w:rsid w:val="00091AAC"/>
    <w:rsid w:val="00092015"/>
    <w:rsid w:val="00092A84"/>
    <w:rsid w:val="0009770B"/>
    <w:rsid w:val="000A17BB"/>
    <w:rsid w:val="000A1AE7"/>
    <w:rsid w:val="000A5385"/>
    <w:rsid w:val="000A7730"/>
    <w:rsid w:val="000B144D"/>
    <w:rsid w:val="000B1B91"/>
    <w:rsid w:val="000B33FD"/>
    <w:rsid w:val="000B4264"/>
    <w:rsid w:val="000B4A59"/>
    <w:rsid w:val="000B4CF8"/>
    <w:rsid w:val="000B511F"/>
    <w:rsid w:val="000B524F"/>
    <w:rsid w:val="000B7402"/>
    <w:rsid w:val="000C0F4C"/>
    <w:rsid w:val="000C1ABB"/>
    <w:rsid w:val="000C4AC9"/>
    <w:rsid w:val="000C4B17"/>
    <w:rsid w:val="000C4F1A"/>
    <w:rsid w:val="000D4F7C"/>
    <w:rsid w:val="000D6335"/>
    <w:rsid w:val="000D707F"/>
    <w:rsid w:val="000D7C65"/>
    <w:rsid w:val="000D7E4C"/>
    <w:rsid w:val="000E3429"/>
    <w:rsid w:val="000E4054"/>
    <w:rsid w:val="000E705E"/>
    <w:rsid w:val="000F1C94"/>
    <w:rsid w:val="000F29E7"/>
    <w:rsid w:val="000F4716"/>
    <w:rsid w:val="000F5B0C"/>
    <w:rsid w:val="00102252"/>
    <w:rsid w:val="00102396"/>
    <w:rsid w:val="00103CF3"/>
    <w:rsid w:val="00107D91"/>
    <w:rsid w:val="0011000F"/>
    <w:rsid w:val="00110C59"/>
    <w:rsid w:val="0011242D"/>
    <w:rsid w:val="00113003"/>
    <w:rsid w:val="00114591"/>
    <w:rsid w:val="00127841"/>
    <w:rsid w:val="00131D6C"/>
    <w:rsid w:val="001326E5"/>
    <w:rsid w:val="001351D7"/>
    <w:rsid w:val="00136D79"/>
    <w:rsid w:val="00137659"/>
    <w:rsid w:val="00141F4A"/>
    <w:rsid w:val="001475D6"/>
    <w:rsid w:val="001543EF"/>
    <w:rsid w:val="00155AE0"/>
    <w:rsid w:val="00156B7D"/>
    <w:rsid w:val="00157249"/>
    <w:rsid w:val="00157EBB"/>
    <w:rsid w:val="001625D9"/>
    <w:rsid w:val="00162A03"/>
    <w:rsid w:val="00164703"/>
    <w:rsid w:val="0016541E"/>
    <w:rsid w:val="00167027"/>
    <w:rsid w:val="00167D0A"/>
    <w:rsid w:val="00173365"/>
    <w:rsid w:val="00180CDD"/>
    <w:rsid w:val="00181399"/>
    <w:rsid w:val="00182017"/>
    <w:rsid w:val="00191108"/>
    <w:rsid w:val="00192EB2"/>
    <w:rsid w:val="00194DC3"/>
    <w:rsid w:val="001A31F0"/>
    <w:rsid w:val="001A69A5"/>
    <w:rsid w:val="001A78AC"/>
    <w:rsid w:val="001C0342"/>
    <w:rsid w:val="001C0FB3"/>
    <w:rsid w:val="001C1D7F"/>
    <w:rsid w:val="001C6D92"/>
    <w:rsid w:val="001C7858"/>
    <w:rsid w:val="001D0956"/>
    <w:rsid w:val="001D0EF7"/>
    <w:rsid w:val="001D2763"/>
    <w:rsid w:val="001D36F5"/>
    <w:rsid w:val="001D397B"/>
    <w:rsid w:val="001D79C9"/>
    <w:rsid w:val="001E0C4D"/>
    <w:rsid w:val="001E1795"/>
    <w:rsid w:val="001E450A"/>
    <w:rsid w:val="001E452D"/>
    <w:rsid w:val="001E4CBF"/>
    <w:rsid w:val="001E5EED"/>
    <w:rsid w:val="001E7E96"/>
    <w:rsid w:val="001F5A26"/>
    <w:rsid w:val="001F69C3"/>
    <w:rsid w:val="00205FE9"/>
    <w:rsid w:val="00210B78"/>
    <w:rsid w:val="00212619"/>
    <w:rsid w:val="002127BB"/>
    <w:rsid w:val="00214F76"/>
    <w:rsid w:val="00216262"/>
    <w:rsid w:val="00216331"/>
    <w:rsid w:val="00217A1A"/>
    <w:rsid w:val="00217B1D"/>
    <w:rsid w:val="00231AA7"/>
    <w:rsid w:val="00234138"/>
    <w:rsid w:val="002402B8"/>
    <w:rsid w:val="00240D3D"/>
    <w:rsid w:val="00241A66"/>
    <w:rsid w:val="00242AEC"/>
    <w:rsid w:val="00243FF9"/>
    <w:rsid w:val="0024490B"/>
    <w:rsid w:val="00244FE6"/>
    <w:rsid w:val="00245EB7"/>
    <w:rsid w:val="002465F1"/>
    <w:rsid w:val="0024721A"/>
    <w:rsid w:val="0025041F"/>
    <w:rsid w:val="002537D6"/>
    <w:rsid w:val="00254B74"/>
    <w:rsid w:val="00257844"/>
    <w:rsid w:val="00257AF9"/>
    <w:rsid w:val="00260A0B"/>
    <w:rsid w:val="002619B6"/>
    <w:rsid w:val="00264703"/>
    <w:rsid w:val="0027098D"/>
    <w:rsid w:val="00270ADA"/>
    <w:rsid w:val="00270EBE"/>
    <w:rsid w:val="0027157C"/>
    <w:rsid w:val="00274469"/>
    <w:rsid w:val="00274E88"/>
    <w:rsid w:val="002766FE"/>
    <w:rsid w:val="002768A8"/>
    <w:rsid w:val="0027790F"/>
    <w:rsid w:val="00280EB6"/>
    <w:rsid w:val="0028124D"/>
    <w:rsid w:val="002819F0"/>
    <w:rsid w:val="00283042"/>
    <w:rsid w:val="00285004"/>
    <w:rsid w:val="00285E95"/>
    <w:rsid w:val="002905ED"/>
    <w:rsid w:val="002922DD"/>
    <w:rsid w:val="00295AEC"/>
    <w:rsid w:val="00295CFC"/>
    <w:rsid w:val="00296146"/>
    <w:rsid w:val="00297102"/>
    <w:rsid w:val="002A0997"/>
    <w:rsid w:val="002A0C24"/>
    <w:rsid w:val="002A2B23"/>
    <w:rsid w:val="002A3460"/>
    <w:rsid w:val="002A4BB5"/>
    <w:rsid w:val="002A5331"/>
    <w:rsid w:val="002A70CE"/>
    <w:rsid w:val="002B01AC"/>
    <w:rsid w:val="002B060C"/>
    <w:rsid w:val="002B2040"/>
    <w:rsid w:val="002B3F5B"/>
    <w:rsid w:val="002B4E9E"/>
    <w:rsid w:val="002B6818"/>
    <w:rsid w:val="002B755D"/>
    <w:rsid w:val="002C084A"/>
    <w:rsid w:val="002C1355"/>
    <w:rsid w:val="002C219B"/>
    <w:rsid w:val="002C3917"/>
    <w:rsid w:val="002C5CA3"/>
    <w:rsid w:val="002C5F42"/>
    <w:rsid w:val="002C60B1"/>
    <w:rsid w:val="002D0CE3"/>
    <w:rsid w:val="002D2D2F"/>
    <w:rsid w:val="002D49AF"/>
    <w:rsid w:val="002D5228"/>
    <w:rsid w:val="002D70A4"/>
    <w:rsid w:val="002D7EFE"/>
    <w:rsid w:val="002E0046"/>
    <w:rsid w:val="002E01D1"/>
    <w:rsid w:val="002E0A64"/>
    <w:rsid w:val="002E0D9A"/>
    <w:rsid w:val="002E0F3D"/>
    <w:rsid w:val="002E1B35"/>
    <w:rsid w:val="002E4A07"/>
    <w:rsid w:val="002E72C6"/>
    <w:rsid w:val="002E7645"/>
    <w:rsid w:val="002F0313"/>
    <w:rsid w:val="002F1205"/>
    <w:rsid w:val="002F3AA0"/>
    <w:rsid w:val="002F3FFB"/>
    <w:rsid w:val="002F6C7D"/>
    <w:rsid w:val="003056F0"/>
    <w:rsid w:val="003061D9"/>
    <w:rsid w:val="00307076"/>
    <w:rsid w:val="00320FB7"/>
    <w:rsid w:val="003234B2"/>
    <w:rsid w:val="00327580"/>
    <w:rsid w:val="003277E3"/>
    <w:rsid w:val="00327B03"/>
    <w:rsid w:val="003467A2"/>
    <w:rsid w:val="00350FD1"/>
    <w:rsid w:val="00351436"/>
    <w:rsid w:val="003551AF"/>
    <w:rsid w:val="00362D5F"/>
    <w:rsid w:val="00364181"/>
    <w:rsid w:val="0036539D"/>
    <w:rsid w:val="00365BFC"/>
    <w:rsid w:val="003679C1"/>
    <w:rsid w:val="00372FCF"/>
    <w:rsid w:val="0038143B"/>
    <w:rsid w:val="0038332B"/>
    <w:rsid w:val="00383BCA"/>
    <w:rsid w:val="003874FF"/>
    <w:rsid w:val="003941E7"/>
    <w:rsid w:val="00397E6B"/>
    <w:rsid w:val="003A0E55"/>
    <w:rsid w:val="003A4791"/>
    <w:rsid w:val="003B2CB0"/>
    <w:rsid w:val="003B3555"/>
    <w:rsid w:val="003B4067"/>
    <w:rsid w:val="003B62D5"/>
    <w:rsid w:val="003B765D"/>
    <w:rsid w:val="003C53DC"/>
    <w:rsid w:val="003C5C08"/>
    <w:rsid w:val="003C6A4C"/>
    <w:rsid w:val="003C6A8E"/>
    <w:rsid w:val="003C6ABA"/>
    <w:rsid w:val="003D00B1"/>
    <w:rsid w:val="003E21C5"/>
    <w:rsid w:val="003E43D5"/>
    <w:rsid w:val="003E5E87"/>
    <w:rsid w:val="003E7A02"/>
    <w:rsid w:val="003F2BB6"/>
    <w:rsid w:val="003F384C"/>
    <w:rsid w:val="003F666F"/>
    <w:rsid w:val="003F7674"/>
    <w:rsid w:val="003F7E0C"/>
    <w:rsid w:val="004012C5"/>
    <w:rsid w:val="00401670"/>
    <w:rsid w:val="0040542C"/>
    <w:rsid w:val="00406390"/>
    <w:rsid w:val="00406A89"/>
    <w:rsid w:val="00414748"/>
    <w:rsid w:val="00417B2E"/>
    <w:rsid w:val="00421B84"/>
    <w:rsid w:val="00421C3E"/>
    <w:rsid w:val="00421F63"/>
    <w:rsid w:val="004267DA"/>
    <w:rsid w:val="004319C3"/>
    <w:rsid w:val="00433946"/>
    <w:rsid w:val="004355AB"/>
    <w:rsid w:val="00436B9B"/>
    <w:rsid w:val="00436CD6"/>
    <w:rsid w:val="00443F8F"/>
    <w:rsid w:val="00446ADE"/>
    <w:rsid w:val="00447276"/>
    <w:rsid w:val="00451788"/>
    <w:rsid w:val="00452352"/>
    <w:rsid w:val="00455319"/>
    <w:rsid w:val="00455C4D"/>
    <w:rsid w:val="004568CF"/>
    <w:rsid w:val="00466807"/>
    <w:rsid w:val="004725C3"/>
    <w:rsid w:val="004769D0"/>
    <w:rsid w:val="00481287"/>
    <w:rsid w:val="00482638"/>
    <w:rsid w:val="00482CAB"/>
    <w:rsid w:val="00483500"/>
    <w:rsid w:val="00486412"/>
    <w:rsid w:val="00490D43"/>
    <w:rsid w:val="004917F1"/>
    <w:rsid w:val="00494193"/>
    <w:rsid w:val="004958F9"/>
    <w:rsid w:val="00496409"/>
    <w:rsid w:val="004A1BCC"/>
    <w:rsid w:val="004A6DC6"/>
    <w:rsid w:val="004B3830"/>
    <w:rsid w:val="004B5E15"/>
    <w:rsid w:val="004B65CF"/>
    <w:rsid w:val="004B7445"/>
    <w:rsid w:val="004C05A2"/>
    <w:rsid w:val="004D02F5"/>
    <w:rsid w:val="004D0628"/>
    <w:rsid w:val="004D17C4"/>
    <w:rsid w:val="004E28FE"/>
    <w:rsid w:val="004E61E7"/>
    <w:rsid w:val="004F2A25"/>
    <w:rsid w:val="004F2F66"/>
    <w:rsid w:val="004F32C9"/>
    <w:rsid w:val="004F500C"/>
    <w:rsid w:val="004F621E"/>
    <w:rsid w:val="00501A7E"/>
    <w:rsid w:val="00501B4E"/>
    <w:rsid w:val="005035D6"/>
    <w:rsid w:val="00504A71"/>
    <w:rsid w:val="00505873"/>
    <w:rsid w:val="0051099A"/>
    <w:rsid w:val="00514FD9"/>
    <w:rsid w:val="005152DB"/>
    <w:rsid w:val="005155A1"/>
    <w:rsid w:val="005170C9"/>
    <w:rsid w:val="005271FD"/>
    <w:rsid w:val="00533AEC"/>
    <w:rsid w:val="00534086"/>
    <w:rsid w:val="005345D3"/>
    <w:rsid w:val="00535208"/>
    <w:rsid w:val="005357E7"/>
    <w:rsid w:val="005360CE"/>
    <w:rsid w:val="005372B6"/>
    <w:rsid w:val="00537F31"/>
    <w:rsid w:val="005456C0"/>
    <w:rsid w:val="00554BD3"/>
    <w:rsid w:val="005564DC"/>
    <w:rsid w:val="00556EBC"/>
    <w:rsid w:val="00562116"/>
    <w:rsid w:val="00562B05"/>
    <w:rsid w:val="00563FFF"/>
    <w:rsid w:val="005669C7"/>
    <w:rsid w:val="0056726F"/>
    <w:rsid w:val="005672A5"/>
    <w:rsid w:val="0057424E"/>
    <w:rsid w:val="00574435"/>
    <w:rsid w:val="00576951"/>
    <w:rsid w:val="0057797C"/>
    <w:rsid w:val="00577AB4"/>
    <w:rsid w:val="0058385D"/>
    <w:rsid w:val="00585EDC"/>
    <w:rsid w:val="005912A9"/>
    <w:rsid w:val="00595079"/>
    <w:rsid w:val="005A063C"/>
    <w:rsid w:val="005A1942"/>
    <w:rsid w:val="005A30F5"/>
    <w:rsid w:val="005A3A0B"/>
    <w:rsid w:val="005A3E41"/>
    <w:rsid w:val="005A4D36"/>
    <w:rsid w:val="005A5EB5"/>
    <w:rsid w:val="005A6D9B"/>
    <w:rsid w:val="005B669E"/>
    <w:rsid w:val="005B6DCF"/>
    <w:rsid w:val="005C281C"/>
    <w:rsid w:val="005C30CC"/>
    <w:rsid w:val="005C3525"/>
    <w:rsid w:val="005C3A5A"/>
    <w:rsid w:val="005C4171"/>
    <w:rsid w:val="005C4E0D"/>
    <w:rsid w:val="005C6F24"/>
    <w:rsid w:val="005D1668"/>
    <w:rsid w:val="005E06C8"/>
    <w:rsid w:val="005E53DF"/>
    <w:rsid w:val="005E7D2C"/>
    <w:rsid w:val="005F13CB"/>
    <w:rsid w:val="005F2EEC"/>
    <w:rsid w:val="005F6AA4"/>
    <w:rsid w:val="005F7E14"/>
    <w:rsid w:val="00600CC2"/>
    <w:rsid w:val="00603FBA"/>
    <w:rsid w:val="00606157"/>
    <w:rsid w:val="00610261"/>
    <w:rsid w:val="00610788"/>
    <w:rsid w:val="00610A9D"/>
    <w:rsid w:val="006125B6"/>
    <w:rsid w:val="00613FEC"/>
    <w:rsid w:val="00616E30"/>
    <w:rsid w:val="0061724D"/>
    <w:rsid w:val="0062083E"/>
    <w:rsid w:val="0062126C"/>
    <w:rsid w:val="00622211"/>
    <w:rsid w:val="00622D7A"/>
    <w:rsid w:val="00623157"/>
    <w:rsid w:val="00624363"/>
    <w:rsid w:val="00632C19"/>
    <w:rsid w:val="00634712"/>
    <w:rsid w:val="006354A7"/>
    <w:rsid w:val="006363E0"/>
    <w:rsid w:val="006369C4"/>
    <w:rsid w:val="006378DA"/>
    <w:rsid w:val="00641626"/>
    <w:rsid w:val="006422AB"/>
    <w:rsid w:val="00651D75"/>
    <w:rsid w:val="006527E2"/>
    <w:rsid w:val="00654C3F"/>
    <w:rsid w:val="00657066"/>
    <w:rsid w:val="00660BE1"/>
    <w:rsid w:val="00661FB5"/>
    <w:rsid w:val="00663BCB"/>
    <w:rsid w:val="00664D4D"/>
    <w:rsid w:val="00664D91"/>
    <w:rsid w:val="0066586C"/>
    <w:rsid w:val="00665CE6"/>
    <w:rsid w:val="006669FB"/>
    <w:rsid w:val="00666D7E"/>
    <w:rsid w:val="006722A8"/>
    <w:rsid w:val="00674B1A"/>
    <w:rsid w:val="00676002"/>
    <w:rsid w:val="0067721E"/>
    <w:rsid w:val="006813A2"/>
    <w:rsid w:val="006839D7"/>
    <w:rsid w:val="00683CF7"/>
    <w:rsid w:val="0069022A"/>
    <w:rsid w:val="006912A0"/>
    <w:rsid w:val="00691751"/>
    <w:rsid w:val="00692274"/>
    <w:rsid w:val="006929E5"/>
    <w:rsid w:val="006933CC"/>
    <w:rsid w:val="00695B07"/>
    <w:rsid w:val="006967BD"/>
    <w:rsid w:val="006A1AB8"/>
    <w:rsid w:val="006A35D1"/>
    <w:rsid w:val="006A3C62"/>
    <w:rsid w:val="006B0CBF"/>
    <w:rsid w:val="006B2D15"/>
    <w:rsid w:val="006B703A"/>
    <w:rsid w:val="006B79DA"/>
    <w:rsid w:val="006C2437"/>
    <w:rsid w:val="006C4036"/>
    <w:rsid w:val="006C67AD"/>
    <w:rsid w:val="006D3300"/>
    <w:rsid w:val="006D36BC"/>
    <w:rsid w:val="006D5B6C"/>
    <w:rsid w:val="006E137A"/>
    <w:rsid w:val="006E25DD"/>
    <w:rsid w:val="006E2FE7"/>
    <w:rsid w:val="006E60C8"/>
    <w:rsid w:val="006F0148"/>
    <w:rsid w:val="006F096F"/>
    <w:rsid w:val="006F2671"/>
    <w:rsid w:val="006F3449"/>
    <w:rsid w:val="006F4F27"/>
    <w:rsid w:val="006F5B08"/>
    <w:rsid w:val="006F6116"/>
    <w:rsid w:val="006F7708"/>
    <w:rsid w:val="0070071D"/>
    <w:rsid w:val="007027D0"/>
    <w:rsid w:val="0070715C"/>
    <w:rsid w:val="007106C3"/>
    <w:rsid w:val="00712200"/>
    <w:rsid w:val="00712479"/>
    <w:rsid w:val="0072323F"/>
    <w:rsid w:val="00730459"/>
    <w:rsid w:val="00734C61"/>
    <w:rsid w:val="00740CE8"/>
    <w:rsid w:val="00750344"/>
    <w:rsid w:val="0075125F"/>
    <w:rsid w:val="007529D9"/>
    <w:rsid w:val="00754599"/>
    <w:rsid w:val="00754A9D"/>
    <w:rsid w:val="00755336"/>
    <w:rsid w:val="0076002E"/>
    <w:rsid w:val="007610D5"/>
    <w:rsid w:val="00761CA1"/>
    <w:rsid w:val="00763305"/>
    <w:rsid w:val="00763B92"/>
    <w:rsid w:val="00764B91"/>
    <w:rsid w:val="00766C64"/>
    <w:rsid w:val="007749A4"/>
    <w:rsid w:val="00775BBE"/>
    <w:rsid w:val="00775DC5"/>
    <w:rsid w:val="00776532"/>
    <w:rsid w:val="00777F4F"/>
    <w:rsid w:val="0078384A"/>
    <w:rsid w:val="00786910"/>
    <w:rsid w:val="00793470"/>
    <w:rsid w:val="0079378B"/>
    <w:rsid w:val="007A074C"/>
    <w:rsid w:val="007A11C9"/>
    <w:rsid w:val="007A4DA5"/>
    <w:rsid w:val="007A5C33"/>
    <w:rsid w:val="007A69A8"/>
    <w:rsid w:val="007B3775"/>
    <w:rsid w:val="007B43FF"/>
    <w:rsid w:val="007B4C62"/>
    <w:rsid w:val="007B5385"/>
    <w:rsid w:val="007C0204"/>
    <w:rsid w:val="007C3A1B"/>
    <w:rsid w:val="007C513E"/>
    <w:rsid w:val="007C6F83"/>
    <w:rsid w:val="007D3E67"/>
    <w:rsid w:val="007D408F"/>
    <w:rsid w:val="007D63D1"/>
    <w:rsid w:val="007E091F"/>
    <w:rsid w:val="007E3816"/>
    <w:rsid w:val="007E40FD"/>
    <w:rsid w:val="007E46B2"/>
    <w:rsid w:val="007E6CA4"/>
    <w:rsid w:val="007F1365"/>
    <w:rsid w:val="007F324C"/>
    <w:rsid w:val="007F3572"/>
    <w:rsid w:val="007F4288"/>
    <w:rsid w:val="007F6517"/>
    <w:rsid w:val="0080334E"/>
    <w:rsid w:val="00805FD8"/>
    <w:rsid w:val="008126B6"/>
    <w:rsid w:val="008139CF"/>
    <w:rsid w:val="00813DA7"/>
    <w:rsid w:val="00830A95"/>
    <w:rsid w:val="0083247B"/>
    <w:rsid w:val="008333F1"/>
    <w:rsid w:val="0084159C"/>
    <w:rsid w:val="00841E91"/>
    <w:rsid w:val="008429A4"/>
    <w:rsid w:val="008431B2"/>
    <w:rsid w:val="008441AB"/>
    <w:rsid w:val="00844EE5"/>
    <w:rsid w:val="008472B2"/>
    <w:rsid w:val="008510EA"/>
    <w:rsid w:val="00852FA5"/>
    <w:rsid w:val="008553CB"/>
    <w:rsid w:val="00855F8E"/>
    <w:rsid w:val="008560AC"/>
    <w:rsid w:val="0085677E"/>
    <w:rsid w:val="008604B2"/>
    <w:rsid w:val="00864023"/>
    <w:rsid w:val="00867667"/>
    <w:rsid w:val="00867C59"/>
    <w:rsid w:val="00875A9B"/>
    <w:rsid w:val="00876907"/>
    <w:rsid w:val="00880D45"/>
    <w:rsid w:val="00882B37"/>
    <w:rsid w:val="00887B38"/>
    <w:rsid w:val="00892AAB"/>
    <w:rsid w:val="00897E27"/>
    <w:rsid w:val="008A2814"/>
    <w:rsid w:val="008A4B27"/>
    <w:rsid w:val="008A7B9A"/>
    <w:rsid w:val="008A7C64"/>
    <w:rsid w:val="008B017A"/>
    <w:rsid w:val="008B21A4"/>
    <w:rsid w:val="008B38B2"/>
    <w:rsid w:val="008B4A5D"/>
    <w:rsid w:val="008B54DB"/>
    <w:rsid w:val="008B5B9F"/>
    <w:rsid w:val="008C1DD2"/>
    <w:rsid w:val="008C3C5F"/>
    <w:rsid w:val="008C4DBA"/>
    <w:rsid w:val="008D011C"/>
    <w:rsid w:val="008D1857"/>
    <w:rsid w:val="008D2509"/>
    <w:rsid w:val="008D2FB7"/>
    <w:rsid w:val="008D3EA8"/>
    <w:rsid w:val="008E4F03"/>
    <w:rsid w:val="008F38F0"/>
    <w:rsid w:val="008F5477"/>
    <w:rsid w:val="00903E26"/>
    <w:rsid w:val="00905556"/>
    <w:rsid w:val="00911B55"/>
    <w:rsid w:val="00912470"/>
    <w:rsid w:val="00914494"/>
    <w:rsid w:val="00914500"/>
    <w:rsid w:val="009150A6"/>
    <w:rsid w:val="009203C5"/>
    <w:rsid w:val="00924765"/>
    <w:rsid w:val="00930B64"/>
    <w:rsid w:val="00933EE4"/>
    <w:rsid w:val="00936905"/>
    <w:rsid w:val="00940B6C"/>
    <w:rsid w:val="009427DE"/>
    <w:rsid w:val="00942B96"/>
    <w:rsid w:val="00944ACA"/>
    <w:rsid w:val="00946C19"/>
    <w:rsid w:val="00946F10"/>
    <w:rsid w:val="00950514"/>
    <w:rsid w:val="00954397"/>
    <w:rsid w:val="00961CA1"/>
    <w:rsid w:val="00962C0F"/>
    <w:rsid w:val="00965E02"/>
    <w:rsid w:val="00970B06"/>
    <w:rsid w:val="0097145A"/>
    <w:rsid w:val="00971EE3"/>
    <w:rsid w:val="00972A72"/>
    <w:rsid w:val="009753DF"/>
    <w:rsid w:val="00977380"/>
    <w:rsid w:val="009774A8"/>
    <w:rsid w:val="00980017"/>
    <w:rsid w:val="009879EA"/>
    <w:rsid w:val="00987A99"/>
    <w:rsid w:val="00991E2C"/>
    <w:rsid w:val="0099750F"/>
    <w:rsid w:val="009A1617"/>
    <w:rsid w:val="009A221D"/>
    <w:rsid w:val="009A32EB"/>
    <w:rsid w:val="009A5255"/>
    <w:rsid w:val="009A6229"/>
    <w:rsid w:val="009A7DEF"/>
    <w:rsid w:val="009A7FE8"/>
    <w:rsid w:val="009B0020"/>
    <w:rsid w:val="009B0F40"/>
    <w:rsid w:val="009B2047"/>
    <w:rsid w:val="009C0D85"/>
    <w:rsid w:val="009C1DC1"/>
    <w:rsid w:val="009C2A1B"/>
    <w:rsid w:val="009C5A1B"/>
    <w:rsid w:val="009C7CC7"/>
    <w:rsid w:val="009D3E3C"/>
    <w:rsid w:val="009D4DEE"/>
    <w:rsid w:val="009D5157"/>
    <w:rsid w:val="009D5CEA"/>
    <w:rsid w:val="009D688E"/>
    <w:rsid w:val="009E1C44"/>
    <w:rsid w:val="009E328F"/>
    <w:rsid w:val="009E48B3"/>
    <w:rsid w:val="009E4FA6"/>
    <w:rsid w:val="009E6A70"/>
    <w:rsid w:val="009E79EF"/>
    <w:rsid w:val="00A01571"/>
    <w:rsid w:val="00A04B63"/>
    <w:rsid w:val="00A17E02"/>
    <w:rsid w:val="00A25A7F"/>
    <w:rsid w:val="00A30083"/>
    <w:rsid w:val="00A30DAC"/>
    <w:rsid w:val="00A3165B"/>
    <w:rsid w:val="00A324D6"/>
    <w:rsid w:val="00A36D00"/>
    <w:rsid w:val="00A460FC"/>
    <w:rsid w:val="00A4772C"/>
    <w:rsid w:val="00A553DF"/>
    <w:rsid w:val="00A56D3F"/>
    <w:rsid w:val="00A56E39"/>
    <w:rsid w:val="00A62FF8"/>
    <w:rsid w:val="00A666BE"/>
    <w:rsid w:val="00A71704"/>
    <w:rsid w:val="00A77FE8"/>
    <w:rsid w:val="00A832A7"/>
    <w:rsid w:val="00A83385"/>
    <w:rsid w:val="00A847ED"/>
    <w:rsid w:val="00A86540"/>
    <w:rsid w:val="00A90414"/>
    <w:rsid w:val="00A90F06"/>
    <w:rsid w:val="00A9384A"/>
    <w:rsid w:val="00A946CE"/>
    <w:rsid w:val="00A95C3C"/>
    <w:rsid w:val="00A97609"/>
    <w:rsid w:val="00AA0F9C"/>
    <w:rsid w:val="00AA46BF"/>
    <w:rsid w:val="00AA4B90"/>
    <w:rsid w:val="00AA62BB"/>
    <w:rsid w:val="00AB3403"/>
    <w:rsid w:val="00AB38C3"/>
    <w:rsid w:val="00AB39FB"/>
    <w:rsid w:val="00AC234A"/>
    <w:rsid w:val="00AC3CE9"/>
    <w:rsid w:val="00AC6C31"/>
    <w:rsid w:val="00AD2707"/>
    <w:rsid w:val="00AD3779"/>
    <w:rsid w:val="00AD4185"/>
    <w:rsid w:val="00AD594F"/>
    <w:rsid w:val="00AD640D"/>
    <w:rsid w:val="00AE2F22"/>
    <w:rsid w:val="00AE31A4"/>
    <w:rsid w:val="00AE49AB"/>
    <w:rsid w:val="00AE50AE"/>
    <w:rsid w:val="00AE5C73"/>
    <w:rsid w:val="00AF1A69"/>
    <w:rsid w:val="00AF3D9F"/>
    <w:rsid w:val="00B04842"/>
    <w:rsid w:val="00B04C05"/>
    <w:rsid w:val="00B063EC"/>
    <w:rsid w:val="00B126CB"/>
    <w:rsid w:val="00B1361B"/>
    <w:rsid w:val="00B13846"/>
    <w:rsid w:val="00B13ABF"/>
    <w:rsid w:val="00B15F6B"/>
    <w:rsid w:val="00B22BAF"/>
    <w:rsid w:val="00B30051"/>
    <w:rsid w:val="00B3046F"/>
    <w:rsid w:val="00B30A56"/>
    <w:rsid w:val="00B32C7F"/>
    <w:rsid w:val="00B332C9"/>
    <w:rsid w:val="00B359F7"/>
    <w:rsid w:val="00B35E83"/>
    <w:rsid w:val="00B40B23"/>
    <w:rsid w:val="00B40F05"/>
    <w:rsid w:val="00B4169B"/>
    <w:rsid w:val="00B43628"/>
    <w:rsid w:val="00B444B0"/>
    <w:rsid w:val="00B44E7F"/>
    <w:rsid w:val="00B45E24"/>
    <w:rsid w:val="00B51212"/>
    <w:rsid w:val="00B51BF1"/>
    <w:rsid w:val="00B54A77"/>
    <w:rsid w:val="00B57F7F"/>
    <w:rsid w:val="00B625FC"/>
    <w:rsid w:val="00B643EE"/>
    <w:rsid w:val="00B64FE5"/>
    <w:rsid w:val="00B770DB"/>
    <w:rsid w:val="00B83E4D"/>
    <w:rsid w:val="00B84016"/>
    <w:rsid w:val="00B84A2F"/>
    <w:rsid w:val="00B878B0"/>
    <w:rsid w:val="00B93582"/>
    <w:rsid w:val="00B959DA"/>
    <w:rsid w:val="00BA371B"/>
    <w:rsid w:val="00BA6DB6"/>
    <w:rsid w:val="00BB0425"/>
    <w:rsid w:val="00BB0C03"/>
    <w:rsid w:val="00BB2F3C"/>
    <w:rsid w:val="00BC4068"/>
    <w:rsid w:val="00BC76FB"/>
    <w:rsid w:val="00BD406F"/>
    <w:rsid w:val="00BD746A"/>
    <w:rsid w:val="00BE61D0"/>
    <w:rsid w:val="00BE7696"/>
    <w:rsid w:val="00BF0422"/>
    <w:rsid w:val="00BF23D1"/>
    <w:rsid w:val="00BF380F"/>
    <w:rsid w:val="00BF3A21"/>
    <w:rsid w:val="00BF6A81"/>
    <w:rsid w:val="00C00629"/>
    <w:rsid w:val="00C02CFF"/>
    <w:rsid w:val="00C0319B"/>
    <w:rsid w:val="00C04294"/>
    <w:rsid w:val="00C04C7D"/>
    <w:rsid w:val="00C06B3D"/>
    <w:rsid w:val="00C07FF8"/>
    <w:rsid w:val="00C12C90"/>
    <w:rsid w:val="00C13A6C"/>
    <w:rsid w:val="00C16EFB"/>
    <w:rsid w:val="00C17489"/>
    <w:rsid w:val="00C207D3"/>
    <w:rsid w:val="00C23BB3"/>
    <w:rsid w:val="00C2559E"/>
    <w:rsid w:val="00C30D64"/>
    <w:rsid w:val="00C356BE"/>
    <w:rsid w:val="00C356E7"/>
    <w:rsid w:val="00C3696A"/>
    <w:rsid w:val="00C40247"/>
    <w:rsid w:val="00C41DEE"/>
    <w:rsid w:val="00C42FBC"/>
    <w:rsid w:val="00C438D1"/>
    <w:rsid w:val="00C45A6E"/>
    <w:rsid w:val="00C525D0"/>
    <w:rsid w:val="00C60BE3"/>
    <w:rsid w:val="00C64BC1"/>
    <w:rsid w:val="00C6695B"/>
    <w:rsid w:val="00C72705"/>
    <w:rsid w:val="00C732FA"/>
    <w:rsid w:val="00C7529D"/>
    <w:rsid w:val="00C7660B"/>
    <w:rsid w:val="00C80F9D"/>
    <w:rsid w:val="00C81940"/>
    <w:rsid w:val="00C85CD8"/>
    <w:rsid w:val="00C91E63"/>
    <w:rsid w:val="00C943DA"/>
    <w:rsid w:val="00C95335"/>
    <w:rsid w:val="00CA1A59"/>
    <w:rsid w:val="00CA799C"/>
    <w:rsid w:val="00CB144A"/>
    <w:rsid w:val="00CB3986"/>
    <w:rsid w:val="00CB3FE6"/>
    <w:rsid w:val="00CB71D4"/>
    <w:rsid w:val="00CC1D13"/>
    <w:rsid w:val="00CC2E5E"/>
    <w:rsid w:val="00CD4252"/>
    <w:rsid w:val="00CD42EA"/>
    <w:rsid w:val="00CD44CE"/>
    <w:rsid w:val="00CD4F08"/>
    <w:rsid w:val="00CD68A3"/>
    <w:rsid w:val="00CD7006"/>
    <w:rsid w:val="00CD7B0D"/>
    <w:rsid w:val="00CE02D4"/>
    <w:rsid w:val="00CE0B18"/>
    <w:rsid w:val="00CE11E3"/>
    <w:rsid w:val="00CE4CFB"/>
    <w:rsid w:val="00CE5B86"/>
    <w:rsid w:val="00CF2A63"/>
    <w:rsid w:val="00CF3D9D"/>
    <w:rsid w:val="00CF7C4C"/>
    <w:rsid w:val="00D0165C"/>
    <w:rsid w:val="00D0177A"/>
    <w:rsid w:val="00D03C23"/>
    <w:rsid w:val="00D040F4"/>
    <w:rsid w:val="00D0736E"/>
    <w:rsid w:val="00D11CC3"/>
    <w:rsid w:val="00D13AA8"/>
    <w:rsid w:val="00D13F23"/>
    <w:rsid w:val="00D222B6"/>
    <w:rsid w:val="00D26BE1"/>
    <w:rsid w:val="00D26F68"/>
    <w:rsid w:val="00D2727A"/>
    <w:rsid w:val="00D27844"/>
    <w:rsid w:val="00D30073"/>
    <w:rsid w:val="00D31BCA"/>
    <w:rsid w:val="00D33C3E"/>
    <w:rsid w:val="00D4224E"/>
    <w:rsid w:val="00D429BC"/>
    <w:rsid w:val="00D4555A"/>
    <w:rsid w:val="00D470BA"/>
    <w:rsid w:val="00D50558"/>
    <w:rsid w:val="00D50A77"/>
    <w:rsid w:val="00D51CA6"/>
    <w:rsid w:val="00D5227C"/>
    <w:rsid w:val="00D5395D"/>
    <w:rsid w:val="00D615D4"/>
    <w:rsid w:val="00D61768"/>
    <w:rsid w:val="00D65005"/>
    <w:rsid w:val="00D72802"/>
    <w:rsid w:val="00D72BC7"/>
    <w:rsid w:val="00D735D0"/>
    <w:rsid w:val="00D76576"/>
    <w:rsid w:val="00D81B9D"/>
    <w:rsid w:val="00D85039"/>
    <w:rsid w:val="00D86A9F"/>
    <w:rsid w:val="00D871C8"/>
    <w:rsid w:val="00D952B6"/>
    <w:rsid w:val="00DA72A2"/>
    <w:rsid w:val="00DA7E34"/>
    <w:rsid w:val="00DB13F8"/>
    <w:rsid w:val="00DB38DC"/>
    <w:rsid w:val="00DB4252"/>
    <w:rsid w:val="00DB5503"/>
    <w:rsid w:val="00DB6EE8"/>
    <w:rsid w:val="00DC0D36"/>
    <w:rsid w:val="00DC2CBF"/>
    <w:rsid w:val="00DC3D5F"/>
    <w:rsid w:val="00DC441D"/>
    <w:rsid w:val="00DC5FEE"/>
    <w:rsid w:val="00DC66B9"/>
    <w:rsid w:val="00DC72AB"/>
    <w:rsid w:val="00DD0567"/>
    <w:rsid w:val="00DD1CAC"/>
    <w:rsid w:val="00DD3566"/>
    <w:rsid w:val="00DD5FE3"/>
    <w:rsid w:val="00DE01D2"/>
    <w:rsid w:val="00DE0C9E"/>
    <w:rsid w:val="00DE19B3"/>
    <w:rsid w:val="00DE2AB7"/>
    <w:rsid w:val="00DE4D6B"/>
    <w:rsid w:val="00DE5732"/>
    <w:rsid w:val="00DF08E1"/>
    <w:rsid w:val="00E01EFB"/>
    <w:rsid w:val="00E02189"/>
    <w:rsid w:val="00E10280"/>
    <w:rsid w:val="00E151BF"/>
    <w:rsid w:val="00E16215"/>
    <w:rsid w:val="00E17626"/>
    <w:rsid w:val="00E17F4A"/>
    <w:rsid w:val="00E2189B"/>
    <w:rsid w:val="00E21ED3"/>
    <w:rsid w:val="00E22BCA"/>
    <w:rsid w:val="00E23A6F"/>
    <w:rsid w:val="00E23D1A"/>
    <w:rsid w:val="00E27D33"/>
    <w:rsid w:val="00E337A8"/>
    <w:rsid w:val="00E407CC"/>
    <w:rsid w:val="00E43E15"/>
    <w:rsid w:val="00E458EE"/>
    <w:rsid w:val="00E50609"/>
    <w:rsid w:val="00E52971"/>
    <w:rsid w:val="00E5350D"/>
    <w:rsid w:val="00E53D12"/>
    <w:rsid w:val="00E6169B"/>
    <w:rsid w:val="00E61EAC"/>
    <w:rsid w:val="00E669E9"/>
    <w:rsid w:val="00E67F6E"/>
    <w:rsid w:val="00E73160"/>
    <w:rsid w:val="00E73BCD"/>
    <w:rsid w:val="00E819C1"/>
    <w:rsid w:val="00E82EBF"/>
    <w:rsid w:val="00E85503"/>
    <w:rsid w:val="00E8554C"/>
    <w:rsid w:val="00E91D0C"/>
    <w:rsid w:val="00E92247"/>
    <w:rsid w:val="00E9569A"/>
    <w:rsid w:val="00E97195"/>
    <w:rsid w:val="00EA1426"/>
    <w:rsid w:val="00EA52C8"/>
    <w:rsid w:val="00EA74C3"/>
    <w:rsid w:val="00EB1384"/>
    <w:rsid w:val="00EB17F9"/>
    <w:rsid w:val="00EB3CF3"/>
    <w:rsid w:val="00EB5297"/>
    <w:rsid w:val="00EB627B"/>
    <w:rsid w:val="00EC3492"/>
    <w:rsid w:val="00ED4EBE"/>
    <w:rsid w:val="00EE0C8B"/>
    <w:rsid w:val="00EE2ABF"/>
    <w:rsid w:val="00EF128E"/>
    <w:rsid w:val="00EF5D4D"/>
    <w:rsid w:val="00EF6802"/>
    <w:rsid w:val="00F00DC9"/>
    <w:rsid w:val="00F04116"/>
    <w:rsid w:val="00F05791"/>
    <w:rsid w:val="00F05987"/>
    <w:rsid w:val="00F06783"/>
    <w:rsid w:val="00F068A4"/>
    <w:rsid w:val="00F07837"/>
    <w:rsid w:val="00F15FBF"/>
    <w:rsid w:val="00F16AFE"/>
    <w:rsid w:val="00F17141"/>
    <w:rsid w:val="00F2211E"/>
    <w:rsid w:val="00F2364F"/>
    <w:rsid w:val="00F27CA5"/>
    <w:rsid w:val="00F30421"/>
    <w:rsid w:val="00F30508"/>
    <w:rsid w:val="00F32BDA"/>
    <w:rsid w:val="00F34FCA"/>
    <w:rsid w:val="00F36B92"/>
    <w:rsid w:val="00F3747E"/>
    <w:rsid w:val="00F40E3D"/>
    <w:rsid w:val="00F41636"/>
    <w:rsid w:val="00F44224"/>
    <w:rsid w:val="00F44D42"/>
    <w:rsid w:val="00F478A1"/>
    <w:rsid w:val="00F5598F"/>
    <w:rsid w:val="00F56E90"/>
    <w:rsid w:val="00F641F2"/>
    <w:rsid w:val="00F65914"/>
    <w:rsid w:val="00F65A5C"/>
    <w:rsid w:val="00F665DA"/>
    <w:rsid w:val="00F71A9B"/>
    <w:rsid w:val="00F748A3"/>
    <w:rsid w:val="00F7574D"/>
    <w:rsid w:val="00F7612D"/>
    <w:rsid w:val="00F7734F"/>
    <w:rsid w:val="00F774E4"/>
    <w:rsid w:val="00F77AE4"/>
    <w:rsid w:val="00F80437"/>
    <w:rsid w:val="00F82AD5"/>
    <w:rsid w:val="00F84242"/>
    <w:rsid w:val="00F8544F"/>
    <w:rsid w:val="00F856BE"/>
    <w:rsid w:val="00F90F9F"/>
    <w:rsid w:val="00F92078"/>
    <w:rsid w:val="00F9485D"/>
    <w:rsid w:val="00F95690"/>
    <w:rsid w:val="00F958B2"/>
    <w:rsid w:val="00F96ABC"/>
    <w:rsid w:val="00FA3357"/>
    <w:rsid w:val="00FA4D00"/>
    <w:rsid w:val="00FB250C"/>
    <w:rsid w:val="00FB7C84"/>
    <w:rsid w:val="00FC06CA"/>
    <w:rsid w:val="00FC1A96"/>
    <w:rsid w:val="00FC49B9"/>
    <w:rsid w:val="00FC5099"/>
    <w:rsid w:val="00FD2200"/>
    <w:rsid w:val="00FD2C77"/>
    <w:rsid w:val="00FD7528"/>
    <w:rsid w:val="00FE08DF"/>
    <w:rsid w:val="00FE10FF"/>
    <w:rsid w:val="00FE3A30"/>
    <w:rsid w:val="00FE4999"/>
    <w:rsid w:val="00FE55E8"/>
    <w:rsid w:val="00FF2FE3"/>
    <w:rsid w:val="00FF418B"/>
    <w:rsid w:val="00FF715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A3CDACF"/>
  <w15:docId w15:val="{7A3830F9-6B70-4623-ADE2-F19D8D649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C4B17"/>
  </w:style>
  <w:style w:type="paragraph" w:styleId="1">
    <w:name w:val="heading 1"/>
    <w:basedOn w:val="a"/>
    <w:next w:val="a"/>
    <w:link w:val="10"/>
    <w:uiPriority w:val="9"/>
    <w:qFormat/>
    <w:rsid w:val="00603FBA"/>
    <w:pPr>
      <w:keepNext/>
      <w:keepLines/>
      <w:spacing w:before="240" w:after="0"/>
      <w:contextualSpacing/>
      <w:outlineLvl w:val="0"/>
    </w:pPr>
    <w:rPr>
      <w:rFonts w:ascii="David" w:eastAsiaTheme="majorEastAsia" w:hAnsi="David" w:cstheme="majorBidi"/>
      <w:b/>
      <w:color w:val="000000" w:themeColor="text1"/>
      <w:sz w:val="28"/>
      <w:szCs w:val="32"/>
    </w:rPr>
  </w:style>
  <w:style w:type="paragraph" w:styleId="2">
    <w:name w:val="heading 2"/>
    <w:basedOn w:val="a"/>
    <w:next w:val="a"/>
    <w:link w:val="20"/>
    <w:uiPriority w:val="9"/>
    <w:semiHidden/>
    <w:unhideWhenUsed/>
    <w:qFormat/>
    <w:rsid w:val="00603FBA"/>
    <w:pPr>
      <w:keepNext/>
      <w:keepLines/>
      <w:spacing w:before="40" w:after="0"/>
      <w:outlineLvl w:val="1"/>
    </w:pPr>
    <w:rPr>
      <w:rFonts w:ascii="David" w:eastAsiaTheme="majorEastAsia" w:hAnsi="David" w:cstheme="majorBidi"/>
      <w:color w:val="000000" w:themeColor="text1"/>
      <w:sz w:val="26"/>
      <w:szCs w:val="26"/>
    </w:rPr>
  </w:style>
  <w:style w:type="paragraph" w:styleId="3">
    <w:name w:val="heading 3"/>
    <w:basedOn w:val="a"/>
    <w:next w:val="a"/>
    <w:link w:val="30"/>
    <w:uiPriority w:val="9"/>
    <w:semiHidden/>
    <w:unhideWhenUsed/>
    <w:qFormat/>
    <w:rsid w:val="00603F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51788"/>
    <w:rPr>
      <w:b/>
      <w:bCs/>
    </w:rPr>
  </w:style>
  <w:style w:type="character" w:styleId="Hyperlink">
    <w:name w:val="Hyperlink"/>
    <w:basedOn w:val="a0"/>
    <w:uiPriority w:val="99"/>
    <w:unhideWhenUsed/>
    <w:rsid w:val="00451788"/>
    <w:rPr>
      <w:color w:val="0563C1" w:themeColor="hyperlink"/>
      <w:u w:val="single"/>
    </w:rPr>
  </w:style>
  <w:style w:type="character" w:customStyle="1" w:styleId="11">
    <w:name w:val="אזכור לא מזוהה1"/>
    <w:basedOn w:val="a0"/>
    <w:uiPriority w:val="99"/>
    <w:semiHidden/>
    <w:unhideWhenUsed/>
    <w:rsid w:val="00451788"/>
    <w:rPr>
      <w:color w:val="605E5C"/>
      <w:shd w:val="clear" w:color="auto" w:fill="E1DFDD"/>
    </w:rPr>
  </w:style>
  <w:style w:type="paragraph" w:styleId="a4">
    <w:name w:val="caption"/>
    <w:basedOn w:val="a"/>
    <w:next w:val="a"/>
    <w:uiPriority w:val="35"/>
    <w:unhideWhenUsed/>
    <w:qFormat/>
    <w:rsid w:val="00603FBA"/>
    <w:pPr>
      <w:spacing w:after="200" w:line="240" w:lineRule="auto"/>
    </w:pPr>
    <w:rPr>
      <w:rFonts w:ascii="David" w:hAnsi="David"/>
      <w:b/>
      <w:iCs/>
      <w:color w:val="000000" w:themeColor="text1"/>
      <w:sz w:val="24"/>
      <w:szCs w:val="18"/>
    </w:rPr>
  </w:style>
  <w:style w:type="character" w:customStyle="1" w:styleId="10">
    <w:name w:val="כותרת 1 תו"/>
    <w:basedOn w:val="a0"/>
    <w:link w:val="1"/>
    <w:uiPriority w:val="9"/>
    <w:rsid w:val="00603FBA"/>
    <w:rPr>
      <w:rFonts w:ascii="David" w:eastAsiaTheme="majorEastAsia" w:hAnsi="David" w:cstheme="majorBidi"/>
      <w:b/>
      <w:color w:val="000000" w:themeColor="text1"/>
      <w:sz w:val="28"/>
      <w:szCs w:val="32"/>
    </w:rPr>
  </w:style>
  <w:style w:type="table" w:styleId="a5">
    <w:name w:val="Table Grid"/>
    <w:basedOn w:val="a1"/>
    <w:uiPriority w:val="39"/>
    <w:rsid w:val="00A90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A90F06"/>
    <w:pPr>
      <w:ind w:left="720"/>
      <w:contextualSpacing/>
    </w:pPr>
  </w:style>
  <w:style w:type="character" w:styleId="FollowedHyperlink">
    <w:name w:val="FollowedHyperlink"/>
    <w:basedOn w:val="a0"/>
    <w:uiPriority w:val="99"/>
    <w:semiHidden/>
    <w:unhideWhenUsed/>
    <w:rsid w:val="00A90F06"/>
    <w:rPr>
      <w:color w:val="954F72" w:themeColor="followedHyperlink"/>
      <w:u w:val="single"/>
    </w:rPr>
  </w:style>
  <w:style w:type="paragraph" w:styleId="a7">
    <w:name w:val="TOC Heading"/>
    <w:basedOn w:val="1"/>
    <w:next w:val="a"/>
    <w:uiPriority w:val="39"/>
    <w:unhideWhenUsed/>
    <w:qFormat/>
    <w:rsid w:val="00295CFC"/>
    <w:pPr>
      <w:bidi/>
      <w:contextualSpacing w:val="0"/>
      <w:outlineLvl w:val="9"/>
    </w:pPr>
    <w:rPr>
      <w:rFonts w:asciiTheme="majorHAnsi" w:hAnsiTheme="majorHAnsi"/>
      <w:b w:val="0"/>
      <w:color w:val="2F5496" w:themeColor="accent1" w:themeShade="BF"/>
      <w:sz w:val="32"/>
      <w:rtl/>
      <w:cs/>
    </w:rPr>
  </w:style>
  <w:style w:type="paragraph" w:styleId="TOC1">
    <w:name w:val="toc 1"/>
    <w:basedOn w:val="1"/>
    <w:next w:val="a"/>
    <w:autoRedefine/>
    <w:uiPriority w:val="39"/>
    <w:unhideWhenUsed/>
    <w:rsid w:val="00EA52C8"/>
    <w:pPr>
      <w:keepNext w:val="0"/>
      <w:keepLines w:val="0"/>
      <w:tabs>
        <w:tab w:val="left" w:pos="1320"/>
        <w:tab w:val="right" w:leader="dot" w:pos="8630"/>
      </w:tabs>
      <w:spacing w:before="120"/>
      <w:ind w:left="220"/>
      <w:contextualSpacing w:val="0"/>
      <w:jc w:val="right"/>
      <w:outlineLvl w:val="9"/>
    </w:pPr>
    <w:rPr>
      <w:rFonts w:asciiTheme="minorHAnsi" w:eastAsiaTheme="minorHAnsi" w:hAnsiTheme="minorHAnsi" w:cstheme="minorHAnsi"/>
      <w:bCs/>
      <w:i/>
      <w:iCs/>
      <w:color w:val="auto"/>
      <w:sz w:val="24"/>
      <w:szCs w:val="24"/>
    </w:rPr>
  </w:style>
  <w:style w:type="character" w:styleId="a8">
    <w:name w:val="Placeholder Text"/>
    <w:basedOn w:val="a0"/>
    <w:uiPriority w:val="99"/>
    <w:semiHidden/>
    <w:rsid w:val="00A86540"/>
    <w:rPr>
      <w:color w:val="808080"/>
    </w:rPr>
  </w:style>
  <w:style w:type="character" w:customStyle="1" w:styleId="UnresolvedMention1">
    <w:name w:val="Unresolved Mention1"/>
    <w:basedOn w:val="a0"/>
    <w:uiPriority w:val="99"/>
    <w:semiHidden/>
    <w:unhideWhenUsed/>
    <w:rsid w:val="00BB0C03"/>
    <w:rPr>
      <w:color w:val="605E5C"/>
      <w:shd w:val="clear" w:color="auto" w:fill="E1DFDD"/>
    </w:rPr>
  </w:style>
  <w:style w:type="character" w:customStyle="1" w:styleId="20">
    <w:name w:val="כותרת 2 תו"/>
    <w:basedOn w:val="a0"/>
    <w:link w:val="2"/>
    <w:uiPriority w:val="9"/>
    <w:semiHidden/>
    <w:rsid w:val="00603FBA"/>
    <w:rPr>
      <w:rFonts w:ascii="David" w:eastAsiaTheme="majorEastAsia" w:hAnsi="David" w:cstheme="majorBidi"/>
      <w:color w:val="000000" w:themeColor="text1"/>
      <w:sz w:val="26"/>
      <w:szCs w:val="26"/>
    </w:rPr>
  </w:style>
  <w:style w:type="paragraph" w:styleId="a9">
    <w:name w:val="header"/>
    <w:basedOn w:val="a"/>
    <w:link w:val="aa"/>
    <w:uiPriority w:val="99"/>
    <w:unhideWhenUsed/>
    <w:rsid w:val="00DE4D6B"/>
    <w:pPr>
      <w:tabs>
        <w:tab w:val="center" w:pos="4320"/>
        <w:tab w:val="right" w:pos="8640"/>
      </w:tabs>
      <w:spacing w:after="0" w:line="240" w:lineRule="auto"/>
    </w:pPr>
  </w:style>
  <w:style w:type="character" w:customStyle="1" w:styleId="aa">
    <w:name w:val="כותרת עליונה תו"/>
    <w:basedOn w:val="a0"/>
    <w:link w:val="a9"/>
    <w:uiPriority w:val="99"/>
    <w:rsid w:val="00DE4D6B"/>
  </w:style>
  <w:style w:type="paragraph" w:styleId="ab">
    <w:name w:val="footer"/>
    <w:basedOn w:val="a"/>
    <w:link w:val="ac"/>
    <w:uiPriority w:val="99"/>
    <w:unhideWhenUsed/>
    <w:rsid w:val="00DE4D6B"/>
    <w:pPr>
      <w:tabs>
        <w:tab w:val="center" w:pos="4320"/>
        <w:tab w:val="right" w:pos="8640"/>
      </w:tabs>
      <w:spacing w:after="0" w:line="240" w:lineRule="auto"/>
    </w:pPr>
  </w:style>
  <w:style w:type="character" w:customStyle="1" w:styleId="ac">
    <w:name w:val="כותרת תחתונה תו"/>
    <w:basedOn w:val="a0"/>
    <w:link w:val="ab"/>
    <w:uiPriority w:val="99"/>
    <w:rsid w:val="00DE4D6B"/>
  </w:style>
  <w:style w:type="character" w:styleId="ad">
    <w:name w:val="Subtle Emphasis"/>
    <w:basedOn w:val="a0"/>
    <w:uiPriority w:val="19"/>
    <w:rsid w:val="00DE4D6B"/>
    <w:rPr>
      <w:rFonts w:ascii="Tahoma" w:hAnsi="Tahoma" w:cs="Tahoma"/>
      <w:i/>
      <w:iCs/>
      <w:color w:val="404040" w:themeColor="text1" w:themeTint="BF"/>
    </w:rPr>
  </w:style>
  <w:style w:type="paragraph" w:customStyle="1" w:styleId="ae">
    <w:name w:val="פרטי קשר"/>
    <w:basedOn w:val="a"/>
    <w:uiPriority w:val="1"/>
    <w:qFormat/>
    <w:rsid w:val="008A7B9A"/>
    <w:pPr>
      <w:bidi/>
      <w:spacing w:before="240" w:after="240" w:line="240" w:lineRule="auto"/>
      <w:ind w:left="74" w:right="74"/>
      <w:jc w:val="center"/>
    </w:pPr>
    <w:rPr>
      <w:rFonts w:ascii="Tahoma" w:eastAsiaTheme="majorEastAsia" w:hAnsi="Tahoma" w:cstheme="majorBidi"/>
      <w:caps/>
      <w:kern w:val="22"/>
      <w:lang w:val="he-IL" w:eastAsia="he-IL"/>
    </w:rPr>
  </w:style>
  <w:style w:type="table" w:customStyle="1" w:styleId="YinnonsTable1">
    <w:name w:val="Yinnon's_Table1"/>
    <w:basedOn w:val="21"/>
    <w:next w:val="a5"/>
    <w:rsid w:val="006369C4"/>
    <w:pPr>
      <w:tabs>
        <w:tab w:val="left" w:pos="567"/>
        <w:tab w:val="left" w:pos="1274"/>
        <w:tab w:val="left" w:pos="1983"/>
        <w:tab w:val="center" w:pos="4536"/>
        <w:tab w:val="right" w:pos="9072"/>
      </w:tabs>
      <w:bidi/>
      <w:spacing w:after="0" w:line="240" w:lineRule="auto"/>
      <w:jc w:val="both"/>
    </w:pPr>
    <w:rPr>
      <w:rFonts w:ascii="Times New Roman" w:hAnsi="Times New Roman" w:cs="David"/>
      <w:sz w:val="20"/>
      <w:szCs w:val="20"/>
    </w:rPr>
    <w:tblPr>
      <w:tblBorders>
        <w:top w:val="single" w:sz="4" w:space="0" w:color="auto"/>
        <w:left w:val="single" w:sz="4" w:space="0" w:color="auto"/>
        <w:bottom w:val="single" w:sz="4" w:space="0" w:color="auto"/>
        <w:right w:val="single" w:sz="4" w:space="0" w:color="auto"/>
        <w:insideH w:val="dashSmallGap" w:sz="4" w:space="0" w:color="auto"/>
        <w:insideV w:val="dotted" w:sz="4" w:space="0" w:color="auto"/>
      </w:tblBorders>
      <w:tblCellMar>
        <w:left w:w="28" w:type="dxa"/>
        <w:right w:w="0" w:type="dxa"/>
      </w:tblCellMar>
    </w:tblPr>
    <w:trPr>
      <w:tblHeader/>
    </w:trPr>
    <w:tcPr>
      <w:shd w:val="clear" w:color="auto" w:fill="auto"/>
    </w:tcPr>
    <w:tblStylePr w:type="firstRow">
      <w:rPr>
        <w:rFonts w:ascii="Arial" w:eastAsia="Arial" w:hAnsi="Arial" w:cs="Arial"/>
        <w:b/>
        <w:bCs/>
        <w:sz w:val="20"/>
        <w:szCs w:val="20"/>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21">
    <w:name w:val="Table Grid 2"/>
    <w:basedOn w:val="a1"/>
    <w:uiPriority w:val="99"/>
    <w:semiHidden/>
    <w:unhideWhenUsed/>
    <w:rsid w:val="006369C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2">
    <w:name w:val="toc 2"/>
    <w:basedOn w:val="a"/>
    <w:next w:val="a"/>
    <w:autoRedefine/>
    <w:uiPriority w:val="39"/>
    <w:unhideWhenUsed/>
    <w:rsid w:val="001C0342"/>
    <w:pPr>
      <w:tabs>
        <w:tab w:val="left" w:pos="1834"/>
        <w:tab w:val="right" w:leader="dot" w:pos="8630"/>
      </w:tabs>
      <w:bidi/>
      <w:spacing w:before="120" w:after="0"/>
      <w:ind w:left="220"/>
    </w:pPr>
    <w:rPr>
      <w:rFonts w:cstheme="minorHAnsi"/>
      <w:b/>
      <w:bCs/>
    </w:rPr>
  </w:style>
  <w:style w:type="paragraph" w:styleId="TOC3">
    <w:name w:val="toc 3"/>
    <w:basedOn w:val="a"/>
    <w:next w:val="a"/>
    <w:autoRedefine/>
    <w:uiPriority w:val="39"/>
    <w:unhideWhenUsed/>
    <w:rsid w:val="00763B92"/>
    <w:pPr>
      <w:spacing w:after="0"/>
      <w:ind w:left="440"/>
    </w:pPr>
    <w:rPr>
      <w:rFonts w:cstheme="minorHAnsi"/>
      <w:sz w:val="20"/>
      <w:szCs w:val="20"/>
    </w:rPr>
  </w:style>
  <w:style w:type="paragraph" w:styleId="TOC4">
    <w:name w:val="toc 4"/>
    <w:basedOn w:val="a"/>
    <w:next w:val="a"/>
    <w:autoRedefine/>
    <w:uiPriority w:val="39"/>
    <w:unhideWhenUsed/>
    <w:rsid w:val="00DB38DC"/>
    <w:pPr>
      <w:spacing w:after="0"/>
      <w:ind w:left="660"/>
    </w:pPr>
    <w:rPr>
      <w:rFonts w:cstheme="minorHAnsi"/>
      <w:sz w:val="20"/>
      <w:szCs w:val="20"/>
    </w:rPr>
  </w:style>
  <w:style w:type="paragraph" w:styleId="TOC5">
    <w:name w:val="toc 5"/>
    <w:basedOn w:val="a"/>
    <w:next w:val="a"/>
    <w:autoRedefine/>
    <w:uiPriority w:val="39"/>
    <w:unhideWhenUsed/>
    <w:rsid w:val="00DB38DC"/>
    <w:pPr>
      <w:spacing w:after="0"/>
      <w:ind w:left="880"/>
    </w:pPr>
    <w:rPr>
      <w:rFonts w:cstheme="minorHAnsi"/>
      <w:sz w:val="20"/>
      <w:szCs w:val="20"/>
    </w:rPr>
  </w:style>
  <w:style w:type="paragraph" w:styleId="TOC6">
    <w:name w:val="toc 6"/>
    <w:basedOn w:val="a"/>
    <w:next w:val="a"/>
    <w:autoRedefine/>
    <w:uiPriority w:val="39"/>
    <w:unhideWhenUsed/>
    <w:rsid w:val="00DB38DC"/>
    <w:pPr>
      <w:spacing w:after="0"/>
      <w:ind w:left="1100"/>
    </w:pPr>
    <w:rPr>
      <w:rFonts w:cstheme="minorHAnsi"/>
      <w:sz w:val="20"/>
      <w:szCs w:val="20"/>
    </w:rPr>
  </w:style>
  <w:style w:type="paragraph" w:styleId="TOC7">
    <w:name w:val="toc 7"/>
    <w:basedOn w:val="a"/>
    <w:next w:val="a"/>
    <w:autoRedefine/>
    <w:uiPriority w:val="39"/>
    <w:unhideWhenUsed/>
    <w:rsid w:val="00DB38DC"/>
    <w:pPr>
      <w:spacing w:after="0"/>
      <w:ind w:left="1320"/>
    </w:pPr>
    <w:rPr>
      <w:rFonts w:cstheme="minorHAnsi"/>
      <w:sz w:val="20"/>
      <w:szCs w:val="20"/>
    </w:rPr>
  </w:style>
  <w:style w:type="paragraph" w:styleId="TOC8">
    <w:name w:val="toc 8"/>
    <w:basedOn w:val="a"/>
    <w:next w:val="a"/>
    <w:autoRedefine/>
    <w:uiPriority w:val="39"/>
    <w:unhideWhenUsed/>
    <w:rsid w:val="00DB38DC"/>
    <w:pPr>
      <w:spacing w:after="0"/>
      <w:ind w:left="1540"/>
    </w:pPr>
    <w:rPr>
      <w:rFonts w:cstheme="minorHAnsi"/>
      <w:sz w:val="20"/>
      <w:szCs w:val="20"/>
    </w:rPr>
  </w:style>
  <w:style w:type="paragraph" w:styleId="TOC9">
    <w:name w:val="toc 9"/>
    <w:basedOn w:val="a"/>
    <w:next w:val="a"/>
    <w:autoRedefine/>
    <w:uiPriority w:val="39"/>
    <w:unhideWhenUsed/>
    <w:rsid w:val="00DB38DC"/>
    <w:pPr>
      <w:spacing w:after="0"/>
      <w:ind w:left="1760"/>
    </w:pPr>
    <w:rPr>
      <w:rFonts w:cstheme="minorHAnsi"/>
      <w:sz w:val="20"/>
      <w:szCs w:val="20"/>
    </w:rPr>
  </w:style>
  <w:style w:type="character" w:customStyle="1" w:styleId="30">
    <w:name w:val="כותרת 3 תו"/>
    <w:basedOn w:val="a0"/>
    <w:link w:val="3"/>
    <w:uiPriority w:val="9"/>
    <w:semiHidden/>
    <w:rsid w:val="00603FBA"/>
    <w:rPr>
      <w:rFonts w:asciiTheme="majorHAnsi" w:eastAsiaTheme="majorEastAsia" w:hAnsiTheme="majorHAnsi" w:cstheme="majorBidi"/>
      <w:color w:val="1F3763" w:themeColor="accent1" w:themeShade="7F"/>
      <w:sz w:val="24"/>
      <w:szCs w:val="24"/>
    </w:rPr>
  </w:style>
  <w:style w:type="character" w:styleId="af">
    <w:name w:val="Intense Reference"/>
    <w:basedOn w:val="a0"/>
    <w:uiPriority w:val="32"/>
    <w:qFormat/>
    <w:rsid w:val="00603FBA"/>
    <w:rPr>
      <w:rFonts w:ascii="David" w:hAnsi="David"/>
      <w:b/>
      <w:bCs/>
      <w:smallCaps/>
      <w:color w:val="auto"/>
      <w:spacing w:val="5"/>
      <w:sz w:val="24"/>
    </w:rPr>
  </w:style>
  <w:style w:type="table" w:customStyle="1" w:styleId="TableGrid1">
    <w:name w:val="Table Grid1"/>
    <w:basedOn w:val="a1"/>
    <w:next w:val="a5"/>
    <w:uiPriority w:val="39"/>
    <w:rsid w:val="00020956"/>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alloon Text"/>
    <w:basedOn w:val="a"/>
    <w:link w:val="af1"/>
    <w:uiPriority w:val="99"/>
    <w:semiHidden/>
    <w:unhideWhenUsed/>
    <w:rsid w:val="00855F8E"/>
    <w:pPr>
      <w:spacing w:after="0" w:line="240" w:lineRule="auto"/>
    </w:pPr>
    <w:rPr>
      <w:rFonts w:ascii="Tahoma" w:hAnsi="Tahoma" w:cs="Tahoma"/>
      <w:sz w:val="16"/>
      <w:szCs w:val="16"/>
    </w:rPr>
  </w:style>
  <w:style w:type="character" w:customStyle="1" w:styleId="af1">
    <w:name w:val="טקסט בלונים תו"/>
    <w:basedOn w:val="a0"/>
    <w:link w:val="af0"/>
    <w:uiPriority w:val="99"/>
    <w:semiHidden/>
    <w:rsid w:val="00855F8E"/>
    <w:rPr>
      <w:rFonts w:ascii="Tahoma" w:hAnsi="Tahoma" w:cs="Tahoma"/>
      <w:sz w:val="16"/>
      <w:szCs w:val="16"/>
    </w:rPr>
  </w:style>
  <w:style w:type="character" w:styleId="af2">
    <w:name w:val="annotation reference"/>
    <w:basedOn w:val="a0"/>
    <w:uiPriority w:val="99"/>
    <w:semiHidden/>
    <w:unhideWhenUsed/>
    <w:rsid w:val="00855F8E"/>
    <w:rPr>
      <w:sz w:val="16"/>
      <w:szCs w:val="16"/>
    </w:rPr>
  </w:style>
  <w:style w:type="paragraph" w:styleId="af3">
    <w:name w:val="annotation text"/>
    <w:basedOn w:val="a"/>
    <w:link w:val="af4"/>
    <w:uiPriority w:val="99"/>
    <w:semiHidden/>
    <w:unhideWhenUsed/>
    <w:rsid w:val="00855F8E"/>
    <w:pPr>
      <w:spacing w:line="240" w:lineRule="auto"/>
    </w:pPr>
    <w:rPr>
      <w:sz w:val="20"/>
      <w:szCs w:val="20"/>
    </w:rPr>
  </w:style>
  <w:style w:type="character" w:customStyle="1" w:styleId="af4">
    <w:name w:val="טקסט הערה תו"/>
    <w:basedOn w:val="a0"/>
    <w:link w:val="af3"/>
    <w:uiPriority w:val="99"/>
    <w:semiHidden/>
    <w:rsid w:val="00855F8E"/>
    <w:rPr>
      <w:sz w:val="20"/>
      <w:szCs w:val="20"/>
    </w:rPr>
  </w:style>
  <w:style w:type="paragraph" w:styleId="af5">
    <w:name w:val="annotation subject"/>
    <w:basedOn w:val="af3"/>
    <w:next w:val="af3"/>
    <w:link w:val="af6"/>
    <w:uiPriority w:val="99"/>
    <w:semiHidden/>
    <w:unhideWhenUsed/>
    <w:rsid w:val="00855F8E"/>
    <w:rPr>
      <w:b/>
      <w:bCs/>
    </w:rPr>
  </w:style>
  <w:style w:type="character" w:customStyle="1" w:styleId="af6">
    <w:name w:val="נושא הערה תו"/>
    <w:basedOn w:val="af4"/>
    <w:link w:val="af5"/>
    <w:uiPriority w:val="99"/>
    <w:semiHidden/>
    <w:rsid w:val="00855F8E"/>
    <w:rPr>
      <w:b/>
      <w:bCs/>
      <w:sz w:val="20"/>
      <w:szCs w:val="20"/>
    </w:rPr>
  </w:style>
  <w:style w:type="paragraph" w:styleId="af7">
    <w:name w:val="Revision"/>
    <w:hidden/>
    <w:uiPriority w:val="99"/>
    <w:semiHidden/>
    <w:rsid w:val="009A7DEF"/>
    <w:pPr>
      <w:spacing w:after="0" w:line="240" w:lineRule="auto"/>
    </w:pPr>
  </w:style>
  <w:style w:type="character" w:customStyle="1" w:styleId="UnresolvedMention">
    <w:name w:val="Unresolved Mention"/>
    <w:basedOn w:val="a0"/>
    <w:uiPriority w:val="99"/>
    <w:semiHidden/>
    <w:unhideWhenUsed/>
    <w:rsid w:val="002A4B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69245">
      <w:bodyDiv w:val="1"/>
      <w:marLeft w:val="0"/>
      <w:marRight w:val="0"/>
      <w:marTop w:val="0"/>
      <w:marBottom w:val="0"/>
      <w:divBdr>
        <w:top w:val="none" w:sz="0" w:space="0" w:color="auto"/>
        <w:left w:val="none" w:sz="0" w:space="0" w:color="auto"/>
        <w:bottom w:val="none" w:sz="0" w:space="0" w:color="auto"/>
        <w:right w:val="none" w:sz="0" w:space="0" w:color="auto"/>
      </w:divBdr>
    </w:div>
    <w:div w:id="199753996">
      <w:bodyDiv w:val="1"/>
      <w:marLeft w:val="0"/>
      <w:marRight w:val="0"/>
      <w:marTop w:val="0"/>
      <w:marBottom w:val="0"/>
      <w:divBdr>
        <w:top w:val="none" w:sz="0" w:space="0" w:color="auto"/>
        <w:left w:val="none" w:sz="0" w:space="0" w:color="auto"/>
        <w:bottom w:val="none" w:sz="0" w:space="0" w:color="auto"/>
        <w:right w:val="none" w:sz="0" w:space="0" w:color="auto"/>
      </w:divBdr>
    </w:div>
    <w:div w:id="271940481">
      <w:bodyDiv w:val="1"/>
      <w:marLeft w:val="0"/>
      <w:marRight w:val="0"/>
      <w:marTop w:val="0"/>
      <w:marBottom w:val="0"/>
      <w:divBdr>
        <w:top w:val="none" w:sz="0" w:space="0" w:color="auto"/>
        <w:left w:val="none" w:sz="0" w:space="0" w:color="auto"/>
        <w:bottom w:val="none" w:sz="0" w:space="0" w:color="auto"/>
        <w:right w:val="none" w:sz="0" w:space="0" w:color="auto"/>
      </w:divBdr>
    </w:div>
    <w:div w:id="338237390">
      <w:bodyDiv w:val="1"/>
      <w:marLeft w:val="0"/>
      <w:marRight w:val="0"/>
      <w:marTop w:val="0"/>
      <w:marBottom w:val="0"/>
      <w:divBdr>
        <w:top w:val="none" w:sz="0" w:space="0" w:color="auto"/>
        <w:left w:val="none" w:sz="0" w:space="0" w:color="auto"/>
        <w:bottom w:val="none" w:sz="0" w:space="0" w:color="auto"/>
        <w:right w:val="none" w:sz="0" w:space="0" w:color="auto"/>
      </w:divBdr>
    </w:div>
    <w:div w:id="364256326">
      <w:bodyDiv w:val="1"/>
      <w:marLeft w:val="0"/>
      <w:marRight w:val="0"/>
      <w:marTop w:val="0"/>
      <w:marBottom w:val="0"/>
      <w:divBdr>
        <w:top w:val="none" w:sz="0" w:space="0" w:color="auto"/>
        <w:left w:val="none" w:sz="0" w:space="0" w:color="auto"/>
        <w:bottom w:val="none" w:sz="0" w:space="0" w:color="auto"/>
        <w:right w:val="none" w:sz="0" w:space="0" w:color="auto"/>
      </w:divBdr>
    </w:div>
    <w:div w:id="365641105">
      <w:bodyDiv w:val="1"/>
      <w:marLeft w:val="0"/>
      <w:marRight w:val="0"/>
      <w:marTop w:val="0"/>
      <w:marBottom w:val="0"/>
      <w:divBdr>
        <w:top w:val="none" w:sz="0" w:space="0" w:color="auto"/>
        <w:left w:val="none" w:sz="0" w:space="0" w:color="auto"/>
        <w:bottom w:val="none" w:sz="0" w:space="0" w:color="auto"/>
        <w:right w:val="none" w:sz="0" w:space="0" w:color="auto"/>
      </w:divBdr>
    </w:div>
    <w:div w:id="392386459">
      <w:bodyDiv w:val="1"/>
      <w:marLeft w:val="0"/>
      <w:marRight w:val="0"/>
      <w:marTop w:val="0"/>
      <w:marBottom w:val="0"/>
      <w:divBdr>
        <w:top w:val="none" w:sz="0" w:space="0" w:color="auto"/>
        <w:left w:val="none" w:sz="0" w:space="0" w:color="auto"/>
        <w:bottom w:val="none" w:sz="0" w:space="0" w:color="auto"/>
        <w:right w:val="none" w:sz="0" w:space="0" w:color="auto"/>
      </w:divBdr>
    </w:div>
    <w:div w:id="431558897">
      <w:bodyDiv w:val="1"/>
      <w:marLeft w:val="0"/>
      <w:marRight w:val="0"/>
      <w:marTop w:val="0"/>
      <w:marBottom w:val="0"/>
      <w:divBdr>
        <w:top w:val="none" w:sz="0" w:space="0" w:color="auto"/>
        <w:left w:val="none" w:sz="0" w:space="0" w:color="auto"/>
        <w:bottom w:val="none" w:sz="0" w:space="0" w:color="auto"/>
        <w:right w:val="none" w:sz="0" w:space="0" w:color="auto"/>
      </w:divBdr>
    </w:div>
    <w:div w:id="532814530">
      <w:bodyDiv w:val="1"/>
      <w:marLeft w:val="0"/>
      <w:marRight w:val="0"/>
      <w:marTop w:val="0"/>
      <w:marBottom w:val="0"/>
      <w:divBdr>
        <w:top w:val="none" w:sz="0" w:space="0" w:color="auto"/>
        <w:left w:val="none" w:sz="0" w:space="0" w:color="auto"/>
        <w:bottom w:val="none" w:sz="0" w:space="0" w:color="auto"/>
        <w:right w:val="none" w:sz="0" w:space="0" w:color="auto"/>
      </w:divBdr>
    </w:div>
    <w:div w:id="533468400">
      <w:bodyDiv w:val="1"/>
      <w:marLeft w:val="0"/>
      <w:marRight w:val="0"/>
      <w:marTop w:val="0"/>
      <w:marBottom w:val="0"/>
      <w:divBdr>
        <w:top w:val="none" w:sz="0" w:space="0" w:color="auto"/>
        <w:left w:val="none" w:sz="0" w:space="0" w:color="auto"/>
        <w:bottom w:val="none" w:sz="0" w:space="0" w:color="auto"/>
        <w:right w:val="none" w:sz="0" w:space="0" w:color="auto"/>
      </w:divBdr>
    </w:div>
    <w:div w:id="544175101">
      <w:bodyDiv w:val="1"/>
      <w:marLeft w:val="0"/>
      <w:marRight w:val="0"/>
      <w:marTop w:val="0"/>
      <w:marBottom w:val="0"/>
      <w:divBdr>
        <w:top w:val="none" w:sz="0" w:space="0" w:color="auto"/>
        <w:left w:val="none" w:sz="0" w:space="0" w:color="auto"/>
        <w:bottom w:val="none" w:sz="0" w:space="0" w:color="auto"/>
        <w:right w:val="none" w:sz="0" w:space="0" w:color="auto"/>
      </w:divBdr>
    </w:div>
    <w:div w:id="544372582">
      <w:bodyDiv w:val="1"/>
      <w:marLeft w:val="0"/>
      <w:marRight w:val="0"/>
      <w:marTop w:val="0"/>
      <w:marBottom w:val="0"/>
      <w:divBdr>
        <w:top w:val="none" w:sz="0" w:space="0" w:color="auto"/>
        <w:left w:val="none" w:sz="0" w:space="0" w:color="auto"/>
        <w:bottom w:val="none" w:sz="0" w:space="0" w:color="auto"/>
        <w:right w:val="none" w:sz="0" w:space="0" w:color="auto"/>
      </w:divBdr>
    </w:div>
    <w:div w:id="562178145">
      <w:bodyDiv w:val="1"/>
      <w:marLeft w:val="0"/>
      <w:marRight w:val="0"/>
      <w:marTop w:val="0"/>
      <w:marBottom w:val="0"/>
      <w:divBdr>
        <w:top w:val="none" w:sz="0" w:space="0" w:color="auto"/>
        <w:left w:val="none" w:sz="0" w:space="0" w:color="auto"/>
        <w:bottom w:val="none" w:sz="0" w:space="0" w:color="auto"/>
        <w:right w:val="none" w:sz="0" w:space="0" w:color="auto"/>
      </w:divBdr>
    </w:div>
    <w:div w:id="666518860">
      <w:bodyDiv w:val="1"/>
      <w:marLeft w:val="0"/>
      <w:marRight w:val="0"/>
      <w:marTop w:val="0"/>
      <w:marBottom w:val="0"/>
      <w:divBdr>
        <w:top w:val="none" w:sz="0" w:space="0" w:color="auto"/>
        <w:left w:val="none" w:sz="0" w:space="0" w:color="auto"/>
        <w:bottom w:val="none" w:sz="0" w:space="0" w:color="auto"/>
        <w:right w:val="none" w:sz="0" w:space="0" w:color="auto"/>
      </w:divBdr>
    </w:div>
    <w:div w:id="774836136">
      <w:bodyDiv w:val="1"/>
      <w:marLeft w:val="0"/>
      <w:marRight w:val="0"/>
      <w:marTop w:val="0"/>
      <w:marBottom w:val="0"/>
      <w:divBdr>
        <w:top w:val="none" w:sz="0" w:space="0" w:color="auto"/>
        <w:left w:val="none" w:sz="0" w:space="0" w:color="auto"/>
        <w:bottom w:val="none" w:sz="0" w:space="0" w:color="auto"/>
        <w:right w:val="none" w:sz="0" w:space="0" w:color="auto"/>
      </w:divBdr>
    </w:div>
    <w:div w:id="979454669">
      <w:bodyDiv w:val="1"/>
      <w:marLeft w:val="0"/>
      <w:marRight w:val="0"/>
      <w:marTop w:val="0"/>
      <w:marBottom w:val="0"/>
      <w:divBdr>
        <w:top w:val="none" w:sz="0" w:space="0" w:color="auto"/>
        <w:left w:val="none" w:sz="0" w:space="0" w:color="auto"/>
        <w:bottom w:val="none" w:sz="0" w:space="0" w:color="auto"/>
        <w:right w:val="none" w:sz="0" w:space="0" w:color="auto"/>
      </w:divBdr>
    </w:div>
    <w:div w:id="1104109720">
      <w:bodyDiv w:val="1"/>
      <w:marLeft w:val="0"/>
      <w:marRight w:val="0"/>
      <w:marTop w:val="0"/>
      <w:marBottom w:val="0"/>
      <w:divBdr>
        <w:top w:val="none" w:sz="0" w:space="0" w:color="auto"/>
        <w:left w:val="none" w:sz="0" w:space="0" w:color="auto"/>
        <w:bottom w:val="none" w:sz="0" w:space="0" w:color="auto"/>
        <w:right w:val="none" w:sz="0" w:space="0" w:color="auto"/>
      </w:divBdr>
    </w:div>
    <w:div w:id="1211264976">
      <w:bodyDiv w:val="1"/>
      <w:marLeft w:val="0"/>
      <w:marRight w:val="0"/>
      <w:marTop w:val="0"/>
      <w:marBottom w:val="0"/>
      <w:divBdr>
        <w:top w:val="none" w:sz="0" w:space="0" w:color="auto"/>
        <w:left w:val="none" w:sz="0" w:space="0" w:color="auto"/>
        <w:bottom w:val="none" w:sz="0" w:space="0" w:color="auto"/>
        <w:right w:val="none" w:sz="0" w:space="0" w:color="auto"/>
      </w:divBdr>
    </w:div>
    <w:div w:id="1370909875">
      <w:bodyDiv w:val="1"/>
      <w:marLeft w:val="0"/>
      <w:marRight w:val="0"/>
      <w:marTop w:val="0"/>
      <w:marBottom w:val="0"/>
      <w:divBdr>
        <w:top w:val="none" w:sz="0" w:space="0" w:color="auto"/>
        <w:left w:val="none" w:sz="0" w:space="0" w:color="auto"/>
        <w:bottom w:val="none" w:sz="0" w:space="0" w:color="auto"/>
        <w:right w:val="none" w:sz="0" w:space="0" w:color="auto"/>
      </w:divBdr>
    </w:div>
    <w:div w:id="1477144690">
      <w:bodyDiv w:val="1"/>
      <w:marLeft w:val="0"/>
      <w:marRight w:val="0"/>
      <w:marTop w:val="0"/>
      <w:marBottom w:val="0"/>
      <w:divBdr>
        <w:top w:val="none" w:sz="0" w:space="0" w:color="auto"/>
        <w:left w:val="none" w:sz="0" w:space="0" w:color="auto"/>
        <w:bottom w:val="none" w:sz="0" w:space="0" w:color="auto"/>
        <w:right w:val="none" w:sz="0" w:space="0" w:color="auto"/>
      </w:divBdr>
    </w:div>
    <w:div w:id="1523787766">
      <w:bodyDiv w:val="1"/>
      <w:marLeft w:val="0"/>
      <w:marRight w:val="0"/>
      <w:marTop w:val="0"/>
      <w:marBottom w:val="0"/>
      <w:divBdr>
        <w:top w:val="none" w:sz="0" w:space="0" w:color="auto"/>
        <w:left w:val="none" w:sz="0" w:space="0" w:color="auto"/>
        <w:bottom w:val="none" w:sz="0" w:space="0" w:color="auto"/>
        <w:right w:val="none" w:sz="0" w:space="0" w:color="auto"/>
      </w:divBdr>
    </w:div>
    <w:div w:id="1547523085">
      <w:bodyDiv w:val="1"/>
      <w:marLeft w:val="0"/>
      <w:marRight w:val="0"/>
      <w:marTop w:val="0"/>
      <w:marBottom w:val="0"/>
      <w:divBdr>
        <w:top w:val="none" w:sz="0" w:space="0" w:color="auto"/>
        <w:left w:val="none" w:sz="0" w:space="0" w:color="auto"/>
        <w:bottom w:val="none" w:sz="0" w:space="0" w:color="auto"/>
        <w:right w:val="none" w:sz="0" w:space="0" w:color="auto"/>
      </w:divBdr>
    </w:div>
    <w:div w:id="1752308674">
      <w:bodyDiv w:val="1"/>
      <w:marLeft w:val="0"/>
      <w:marRight w:val="0"/>
      <w:marTop w:val="0"/>
      <w:marBottom w:val="0"/>
      <w:divBdr>
        <w:top w:val="none" w:sz="0" w:space="0" w:color="auto"/>
        <w:left w:val="none" w:sz="0" w:space="0" w:color="auto"/>
        <w:bottom w:val="none" w:sz="0" w:space="0" w:color="auto"/>
        <w:right w:val="none" w:sz="0" w:space="0" w:color="auto"/>
      </w:divBdr>
    </w:div>
    <w:div w:id="1850023107">
      <w:bodyDiv w:val="1"/>
      <w:marLeft w:val="0"/>
      <w:marRight w:val="0"/>
      <w:marTop w:val="0"/>
      <w:marBottom w:val="0"/>
      <w:divBdr>
        <w:top w:val="none" w:sz="0" w:space="0" w:color="auto"/>
        <w:left w:val="none" w:sz="0" w:space="0" w:color="auto"/>
        <w:bottom w:val="none" w:sz="0" w:space="0" w:color="auto"/>
        <w:right w:val="none" w:sz="0" w:space="0" w:color="auto"/>
      </w:divBdr>
    </w:div>
    <w:div w:id="1919942885">
      <w:bodyDiv w:val="1"/>
      <w:marLeft w:val="0"/>
      <w:marRight w:val="0"/>
      <w:marTop w:val="0"/>
      <w:marBottom w:val="0"/>
      <w:divBdr>
        <w:top w:val="none" w:sz="0" w:space="0" w:color="auto"/>
        <w:left w:val="none" w:sz="0" w:space="0" w:color="auto"/>
        <w:bottom w:val="none" w:sz="0" w:space="0" w:color="auto"/>
        <w:right w:val="none" w:sz="0" w:space="0" w:color="auto"/>
      </w:divBdr>
    </w:div>
    <w:div w:id="1931741264">
      <w:bodyDiv w:val="1"/>
      <w:marLeft w:val="0"/>
      <w:marRight w:val="0"/>
      <w:marTop w:val="0"/>
      <w:marBottom w:val="0"/>
      <w:divBdr>
        <w:top w:val="none" w:sz="0" w:space="0" w:color="auto"/>
        <w:left w:val="none" w:sz="0" w:space="0" w:color="auto"/>
        <w:bottom w:val="none" w:sz="0" w:space="0" w:color="auto"/>
        <w:right w:val="none" w:sz="0" w:space="0" w:color="auto"/>
      </w:divBdr>
    </w:div>
    <w:div w:id="1962807930">
      <w:bodyDiv w:val="1"/>
      <w:marLeft w:val="0"/>
      <w:marRight w:val="0"/>
      <w:marTop w:val="0"/>
      <w:marBottom w:val="0"/>
      <w:divBdr>
        <w:top w:val="none" w:sz="0" w:space="0" w:color="auto"/>
        <w:left w:val="none" w:sz="0" w:space="0" w:color="auto"/>
        <w:bottom w:val="none" w:sz="0" w:space="0" w:color="auto"/>
        <w:right w:val="none" w:sz="0" w:space="0" w:color="auto"/>
      </w:divBdr>
    </w:div>
    <w:div w:id="2098864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github.com/DorAgababa/smartBicycleRSP/tree/main"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www.youtube.com/watch?v=otztORT2zxk" TargetMode="External"/><Relationship Id="rId42" Type="http://schemas.openxmlformats.org/officeDocument/2006/relationships/hyperlink" Target="https://www.garmin.co.il/product/t2240-66/" TargetMode="External"/><Relationship Id="rId47" Type="http://schemas.openxmlformats.org/officeDocument/2006/relationships/hyperlink" Target="https://drive.google.com/file/d/1igwwI089CA9CJGjLD8K3bmL2uvm6W6pX/view?usp=sharing"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youtu.be/bmQUwRq7e0w" TargetMode="External"/><Relationship Id="rId46" Type="http://schemas.openxmlformats.org/officeDocument/2006/relationships/hyperlink" Target="https://projects.raspberrypi.org/en/projects/raspberry-pi-setting-up/2"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hyperlink" Target="https://www.blync.bike/" TargetMode="External"/><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lync.bik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rive.google.com/file/d/1igwwI089CA9CJGjLD8K3bmL2uvm6W6pX/view?usp=sharing" TargetMode="External"/><Relationship Id="rId40" Type="http://schemas.openxmlformats.org/officeDocument/2006/relationships/hyperlink" Target="https://www.zwift.com/" TargetMode="External"/><Relationship Id="rId45" Type="http://schemas.openxmlformats.org/officeDocument/2006/relationships/hyperlink" Target="https://github.com/DorAgababa/smartBicycleRSP/blob/main/img_file_backup/RSP-PI-IMAGE.img"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projects.raspberrypi.org/en/projects/raspberry-pi-setting-up/2" TargetMode="External"/><Relationship Id="rId49" Type="http://schemas.openxmlformats.org/officeDocument/2006/relationships/header" Target="header1.xml"/><Relationship Id="rId10" Type="http://schemas.openxmlformats.org/officeDocument/2006/relationships/hyperlink" Target="http://www.zwift.com"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yperlink" Target="https://www.youtube.com/watch?v=otztORT2zxk" TargetMode="External"/><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hyperlink" Target="https://www.garmin.co.il/product/1731?gad_source=1&amp;gclid=CjwKCAjw5v2wBhBrEiwAXDDoJdPowxFtA4DrcQmFLdaGQKLhWMqVMIejizAj-S8TFuBcYwcyZ-09BBoC4ekQAvD_BwE"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DorAgababa/smartBicycleRSP/blob/main/img_file_backup/RSP-PI-IMAGE.img" TargetMode="External"/><Relationship Id="rId43" Type="http://schemas.openxmlformats.org/officeDocument/2006/relationships/hyperlink" Target="https://github.com/DorAgababa/smartBicycleRSP" TargetMode="External"/><Relationship Id="rId48" Type="http://schemas.openxmlformats.org/officeDocument/2006/relationships/hyperlink" Target="https://youtu.be/bmQUwRq7e0w" TargetMode="External"/><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Kar04</b:Tag>
    <b:SourceType>JournalArticle</b:SourceType>
    <b:Guid>{BD15AA4D-8C91-400B-81DB-EE12D679497B}</b:Guid>
    <b:Author>
      <b:Author>
        <b:NameList>
          <b:Person>
            <b:Last>Karpiel</b:Last>
            <b:First>Marty</b:First>
          </b:Person>
        </b:NameList>
      </b:Author>
    </b:Author>
    <b:Title>Improving Emergency Department Flow. Eliminating ED Inefficiencies Reduces Patient Wait Times</b:Title>
    <b:JournalName>Healthcare executive</b:JournalName>
    <b:Year>2004</b:Year>
    <b:Pages>40-41</b:Pages>
    <b:Volume>19</b:Volume>
    <b:Issue>1</b:Issue>
    <b:URL>https://web.p.ebscohost.com/ehost/pdfviewer/pdfviewer?vid=1&amp;sid=a2a90482-0b63-4995-81a2-b50d6643fe03%40redis</b:URL>
    <b:DOI>PMID 14716930</b:DOI>
    <b:RefOrder>4</b:RefOrder>
  </b:Source>
  <b:Source>
    <b:Tag>Ome16</b:Tag>
    <b:SourceType>JournalArticle</b:SourceType>
    <b:Guid>{CF9B7796-79EC-4264-A6AF-6AFE14630AEB}</b:Guid>
    <b:Author>
      <b:Author>
        <b:NameList>
          <b:Person>
            <b:Last>Omer Gumus</b:Last>
            <b:First>Murat</b:First>
            <b:Middle>Topaloglu, Dogan Ozcelik,</b:Middle>
          </b:Person>
        </b:NameList>
      </b:Author>
    </b:Author>
    <b:Title>The Use of Computer Controlled Line Follower Robots in Public Transport</b:Title>
    <b:JournalName>Procedia Computer Science</b:JournalName>
    <b:Year>2016</b:Year>
    <b:Pages>202-208</b:Pages>
    <b:Volume>1</b:Volume>
    <b:Issue>102</b:Issue>
    <b:URL>https://www.sciencedirect.com/science/article/pii/S1877050916325704</b:URL>
    <b:DOI>10.1016/j.procs.2016.09.390</b:DOI>
    <b:RefOrder>5</b:RefOrder>
  </b:Source>
  <b:Source>
    <b:Tag>Aki96</b:Tag>
    <b:SourceType>JournalArticle</b:SourceType>
    <b:Guid>{CA42CA96-2FCE-4BB6-8625-120EB1A72ACB}</b:Guid>
    <b:Author>
      <b:Author>
        <b:NameList>
          <b:Person>
            <b:Last>Akihisa Ohya</b:Last>
            <b:First>Takayuki</b:First>
            <b:Middle>Ohno, Shin'ichi Yuta</b:Middle>
          </b:Person>
        </b:NameList>
      </b:Author>
    </b:Author>
    <b:Title>Obstacle detectability of ultrasonic ranging system and sonar map understanding</b:Title>
    <b:JournalName>Robotics and Autonomous Systems</b:JournalName>
    <b:Year>1996</b:Year>
    <b:Pages>251-257</b:Pages>
    <b:Volume>1–2</b:Volume>
    <b:Issue>18</b:Issue>
    <b:URL>https://www.sciencedirect.com/science/article/pii/0921889095000828</b:URL>
    <b:DOI>10.1016/0921-8890(95)00082-8</b:DOI>
    <b:RefOrder>6</b:RefOrder>
  </b:Source>
  <b:Source>
    <b:Tag>Dee131</b:Tag>
    <b:SourceType>JournalArticle</b:SourceType>
    <b:Guid>{585BAC18-4521-4240-947D-098F0A077A06}</b:Guid>
    <b:Author>
      <b:Author>
        <b:NameList>
          <b:Person>
            <b:Last>Deepak Punetha</b:Last>
            <b:First>Neeraj</b:First>
            <b:Middle>Kumar, Vartika Mehta</b:Middle>
          </b:Person>
        </b:NameList>
      </b:Author>
    </b:Author>
    <b:Title>Development and Applications of Line Following Robot Based Health Care Management System</b:Title>
    <b:JournalName>International Journal of Advanced Research in Computer Engineering &amp; Technology (IJARCET)</b:JournalName>
    <b:Year>2013</b:Year>
    <b:Pages>2446-2450</b:Pages>
    <b:Volume>8</b:Volume>
    <b:Issue>2</b:Issue>
    <b:URL>http://ijarcet.org/?p=1241</b:URL>
    <b:DOI>ISSN: 2278 – 1323</b:DOI>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AF98D9-5350-452A-AA4E-2286A7ADF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28186</TotalTime>
  <Pages>17</Pages>
  <Words>4342</Words>
  <Characters>21712</Characters>
  <Application>Microsoft Office Word</Application>
  <DocSecurity>0</DocSecurity>
  <Lines>180</Lines>
  <Paragraphs>52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סטודנטים</dc:creator>
  <cp:lastModifiedBy>דור אגבבה</cp:lastModifiedBy>
  <cp:revision>35</cp:revision>
  <cp:lastPrinted>2023-05-31T16:05:00Z</cp:lastPrinted>
  <dcterms:created xsi:type="dcterms:W3CDTF">2024-09-14T09:59:00Z</dcterms:created>
  <dcterms:modified xsi:type="dcterms:W3CDTF">2024-11-09T17:23:00Z</dcterms:modified>
</cp:coreProperties>
</file>